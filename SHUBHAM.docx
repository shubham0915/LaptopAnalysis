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0DA09" w14:textId="203E3CC0" w:rsidR="00A509A9" w:rsidRDefault="008C4877" w:rsidP="00A509A9">
      <w:pPr>
        <w:autoSpaceDE w:val="0"/>
        <w:autoSpaceDN w:val="0"/>
        <w:adjustRightInd w:val="0"/>
        <w:spacing w:line="360" w:lineRule="auto"/>
        <w:jc w:val="center"/>
        <w:rPr>
          <w:b/>
          <w:bCs/>
          <w:sz w:val="32"/>
          <w:szCs w:val="32"/>
        </w:rPr>
      </w:pPr>
      <w:r>
        <w:rPr>
          <w:b/>
          <w:bCs/>
          <w:sz w:val="32"/>
          <w:szCs w:val="32"/>
        </w:rPr>
        <w:t>Data Science ToolBox : Python Programming</w:t>
      </w:r>
    </w:p>
    <w:p w14:paraId="54826B46" w14:textId="5214E4F8" w:rsidR="00A509A9" w:rsidRDefault="00A509A9" w:rsidP="00A509A9">
      <w:pPr>
        <w:autoSpaceDE w:val="0"/>
        <w:autoSpaceDN w:val="0"/>
        <w:adjustRightInd w:val="0"/>
        <w:spacing w:line="360" w:lineRule="auto"/>
        <w:jc w:val="center"/>
        <w:rPr>
          <w:b/>
          <w:bCs/>
          <w:lang w:eastAsia="en-IN"/>
        </w:rPr>
      </w:pPr>
      <w:r>
        <w:rPr>
          <w:b/>
          <w:bCs/>
          <w:lang w:eastAsia="en-IN"/>
        </w:rPr>
        <w:t>PROJECT REPORT</w:t>
      </w:r>
    </w:p>
    <w:p w14:paraId="2A5A5118" w14:textId="77777777" w:rsidR="00A509A9" w:rsidRDefault="00A509A9" w:rsidP="00A509A9">
      <w:pPr>
        <w:autoSpaceDE w:val="0"/>
        <w:autoSpaceDN w:val="0"/>
        <w:adjustRightInd w:val="0"/>
        <w:spacing w:line="360" w:lineRule="auto"/>
        <w:jc w:val="center"/>
        <w:rPr>
          <w:lang w:eastAsia="en-IN"/>
        </w:rPr>
      </w:pPr>
      <w:r>
        <w:rPr>
          <w:lang w:eastAsia="en-IN"/>
        </w:rPr>
        <w:t xml:space="preserve">(Project Semester </w:t>
      </w:r>
      <w:r>
        <w:rPr>
          <w:lang w:val="en-US" w:eastAsia="en-IN"/>
        </w:rPr>
        <w:t>January-April 2025</w:t>
      </w:r>
      <w:r>
        <w:rPr>
          <w:lang w:eastAsia="en-IN"/>
        </w:rPr>
        <w:t>)</w:t>
      </w:r>
    </w:p>
    <w:p w14:paraId="37ED5B8A" w14:textId="7D061B23" w:rsidR="00A509A9" w:rsidRDefault="00A509A9" w:rsidP="008C4877">
      <w:pPr>
        <w:autoSpaceDE w:val="0"/>
        <w:autoSpaceDN w:val="0"/>
        <w:adjustRightInd w:val="0"/>
        <w:spacing w:line="360" w:lineRule="auto"/>
        <w:jc w:val="center"/>
        <w:rPr>
          <w:b/>
          <w:bCs/>
          <w:i/>
          <w:iCs/>
          <w:lang w:eastAsia="en-IN"/>
        </w:rPr>
      </w:pPr>
      <w:r w:rsidRPr="001114B7">
        <w:rPr>
          <w:noProof/>
        </w:rPr>
        <w:drawing>
          <wp:inline distT="0" distB="0" distL="0" distR="0" wp14:anchorId="1EF7B764" wp14:editId="20432EB4">
            <wp:extent cx="4367463" cy="1771297"/>
            <wp:effectExtent l="0" t="0" r="1905" b="0"/>
            <wp:docPr id="14340" name="Picture 3">
              <a:extLst xmlns:a="http://schemas.openxmlformats.org/drawingml/2006/main">
                <a:ext uri="{FF2B5EF4-FFF2-40B4-BE49-F238E27FC236}">
                  <a16:creationId xmlns:a16="http://schemas.microsoft.com/office/drawing/2014/main" id="{8D073075-B338-3B8F-BEE4-007BBFBB1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3">
                      <a:extLst>
                        <a:ext uri="{FF2B5EF4-FFF2-40B4-BE49-F238E27FC236}">
                          <a16:creationId xmlns:a16="http://schemas.microsoft.com/office/drawing/2014/main" id="{8D073075-B338-3B8F-BEE4-007BBFBB1C9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789" cy="1844026"/>
                    </a:xfrm>
                    <a:prstGeom prst="rect">
                      <a:avLst/>
                    </a:prstGeom>
                    <a:noFill/>
                    <a:ln>
                      <a:noFill/>
                    </a:ln>
                  </pic:spPr>
                </pic:pic>
              </a:graphicData>
            </a:graphic>
          </wp:inline>
        </w:drawing>
      </w:r>
    </w:p>
    <w:p w14:paraId="67981C47" w14:textId="2F73291C" w:rsidR="00A509A9" w:rsidRPr="008C4877" w:rsidRDefault="00A509A9" w:rsidP="008C4877">
      <w:pPr>
        <w:autoSpaceDE w:val="0"/>
        <w:autoSpaceDN w:val="0"/>
        <w:adjustRightInd w:val="0"/>
        <w:spacing w:line="360" w:lineRule="auto"/>
        <w:jc w:val="center"/>
        <w:rPr>
          <w:i/>
          <w:iCs/>
          <w:lang w:eastAsia="en-IN"/>
        </w:rPr>
      </w:pPr>
      <w:r w:rsidRPr="008C4877">
        <w:rPr>
          <w:b/>
          <w:bCs/>
          <w:i/>
          <w:iCs/>
          <w:sz w:val="32"/>
          <w:szCs w:val="32"/>
        </w:rPr>
        <w:t>Budget Smartphone Price Prediction Using Web Scraping, EDA &amp; Machine Learning</w:t>
      </w:r>
    </w:p>
    <w:p w14:paraId="1E9E8EAF" w14:textId="4B5338A1" w:rsidR="008C4877" w:rsidRPr="008C4877" w:rsidRDefault="00A509A9" w:rsidP="008C4877">
      <w:pPr>
        <w:autoSpaceDE w:val="0"/>
        <w:autoSpaceDN w:val="0"/>
        <w:adjustRightInd w:val="0"/>
        <w:spacing w:line="360" w:lineRule="auto"/>
        <w:jc w:val="center"/>
        <w:rPr>
          <w:lang w:eastAsia="en-IN"/>
        </w:rPr>
      </w:pPr>
      <w:r>
        <w:rPr>
          <w:lang w:eastAsia="en-IN"/>
        </w:rPr>
        <w:t>Submitted by</w:t>
      </w:r>
    </w:p>
    <w:p w14:paraId="4B9E6925" w14:textId="4776BE43" w:rsidR="00A509A9" w:rsidRDefault="00444409" w:rsidP="008C4877">
      <w:pPr>
        <w:autoSpaceDE w:val="0"/>
        <w:autoSpaceDN w:val="0"/>
        <w:adjustRightInd w:val="0"/>
        <w:spacing w:line="360" w:lineRule="auto"/>
        <w:jc w:val="center"/>
        <w:rPr>
          <w:bCs/>
          <w:lang w:eastAsia="en-IN"/>
        </w:rPr>
      </w:pPr>
      <w:r>
        <w:rPr>
          <w:bCs/>
          <w:lang w:eastAsia="en-IN"/>
        </w:rPr>
        <w:t>SHUBHAM</w:t>
      </w:r>
    </w:p>
    <w:p w14:paraId="4B0D7763" w14:textId="77777777" w:rsidR="008C4877" w:rsidRDefault="008C4877" w:rsidP="008C4877">
      <w:pPr>
        <w:autoSpaceDE w:val="0"/>
        <w:autoSpaceDN w:val="0"/>
        <w:adjustRightInd w:val="0"/>
        <w:spacing w:line="360" w:lineRule="auto"/>
        <w:jc w:val="center"/>
        <w:rPr>
          <w:bCs/>
          <w:lang w:eastAsia="en-IN"/>
        </w:rPr>
      </w:pPr>
    </w:p>
    <w:p w14:paraId="5678B484" w14:textId="7501C11A" w:rsidR="00A509A9" w:rsidRPr="008C4877" w:rsidRDefault="00A509A9" w:rsidP="008C4877">
      <w:pPr>
        <w:autoSpaceDE w:val="0"/>
        <w:autoSpaceDN w:val="0"/>
        <w:adjustRightInd w:val="0"/>
        <w:spacing w:line="360" w:lineRule="auto"/>
        <w:jc w:val="center"/>
        <w:rPr>
          <w:bCs/>
          <w:lang w:eastAsia="en-IN"/>
        </w:rPr>
      </w:pPr>
      <w:r>
        <w:rPr>
          <w:bCs/>
          <w:lang w:eastAsia="en-IN"/>
        </w:rPr>
        <w:t xml:space="preserve">Registration No </w:t>
      </w:r>
      <w:r w:rsidRPr="008C4877">
        <w:rPr>
          <w:bCs/>
          <w:lang w:eastAsia="en-IN"/>
        </w:rPr>
        <w:t>123</w:t>
      </w:r>
      <w:r w:rsidR="00444409">
        <w:rPr>
          <w:bCs/>
          <w:lang w:eastAsia="en-IN"/>
        </w:rPr>
        <w:t>10611</w:t>
      </w:r>
      <w:r w:rsidRPr="008C4877">
        <w:rPr>
          <w:bCs/>
          <w:lang w:eastAsia="en-IN"/>
        </w:rPr>
        <w:t>.</w:t>
      </w:r>
    </w:p>
    <w:p w14:paraId="35AAA924" w14:textId="77777777" w:rsidR="008C4877" w:rsidRDefault="008C4877" w:rsidP="008C4877">
      <w:pPr>
        <w:autoSpaceDE w:val="0"/>
        <w:autoSpaceDN w:val="0"/>
        <w:adjustRightInd w:val="0"/>
        <w:spacing w:line="360" w:lineRule="auto"/>
        <w:jc w:val="center"/>
        <w:rPr>
          <w:bCs/>
          <w:lang w:eastAsia="en-IN"/>
        </w:rPr>
      </w:pPr>
    </w:p>
    <w:p w14:paraId="6FB20F88" w14:textId="4DB0C5E3" w:rsidR="00A509A9" w:rsidRDefault="00A509A9" w:rsidP="00A509A9">
      <w:pPr>
        <w:autoSpaceDE w:val="0"/>
        <w:autoSpaceDN w:val="0"/>
        <w:adjustRightInd w:val="0"/>
        <w:spacing w:line="360" w:lineRule="auto"/>
        <w:jc w:val="center"/>
        <w:rPr>
          <w:bCs/>
          <w:u w:val="single"/>
          <w:lang w:eastAsia="en-IN"/>
        </w:rPr>
      </w:pPr>
      <w:r>
        <w:rPr>
          <w:bCs/>
          <w:lang w:eastAsia="en-IN"/>
        </w:rPr>
        <w:t xml:space="preserve">Programme and Section </w:t>
      </w:r>
      <w:r w:rsidRPr="008C4877">
        <w:rPr>
          <w:bCs/>
          <w:lang w:eastAsia="en-IN"/>
        </w:rPr>
        <w:t>Computer Science K23FD</w:t>
      </w:r>
    </w:p>
    <w:p w14:paraId="5D8EEE23" w14:textId="77777777" w:rsidR="008C4877" w:rsidRDefault="008C4877" w:rsidP="00A509A9">
      <w:pPr>
        <w:autoSpaceDE w:val="0"/>
        <w:autoSpaceDN w:val="0"/>
        <w:adjustRightInd w:val="0"/>
        <w:spacing w:line="360" w:lineRule="auto"/>
        <w:jc w:val="center"/>
        <w:rPr>
          <w:bCs/>
          <w:lang w:eastAsia="en-IN"/>
        </w:rPr>
      </w:pPr>
    </w:p>
    <w:p w14:paraId="40545FC7" w14:textId="66891811" w:rsidR="00A509A9" w:rsidRPr="008C4877" w:rsidRDefault="00A509A9" w:rsidP="008C4877">
      <w:pPr>
        <w:autoSpaceDE w:val="0"/>
        <w:autoSpaceDN w:val="0"/>
        <w:adjustRightInd w:val="0"/>
        <w:spacing w:line="360" w:lineRule="auto"/>
        <w:jc w:val="center"/>
        <w:rPr>
          <w:bCs/>
          <w:lang w:eastAsia="en-IN"/>
        </w:rPr>
      </w:pPr>
      <w:r>
        <w:rPr>
          <w:bCs/>
          <w:lang w:eastAsia="en-IN"/>
        </w:rPr>
        <w:t xml:space="preserve">Course Code </w:t>
      </w:r>
      <w:r w:rsidRPr="008C4877">
        <w:rPr>
          <w:bCs/>
          <w:lang w:eastAsia="en-IN"/>
        </w:rPr>
        <w:t>INT375</w:t>
      </w:r>
    </w:p>
    <w:p w14:paraId="79CA1C0F" w14:textId="0A622856" w:rsidR="00A509A9" w:rsidRPr="008C4877" w:rsidRDefault="00A509A9" w:rsidP="008C4877">
      <w:pPr>
        <w:autoSpaceDE w:val="0"/>
        <w:autoSpaceDN w:val="0"/>
        <w:adjustRightInd w:val="0"/>
        <w:spacing w:line="360" w:lineRule="auto"/>
        <w:jc w:val="center"/>
        <w:rPr>
          <w:lang w:eastAsia="en-IN"/>
        </w:rPr>
      </w:pPr>
      <w:r>
        <w:rPr>
          <w:lang w:eastAsia="en-IN"/>
        </w:rPr>
        <w:t>Under the Guidance of</w:t>
      </w:r>
    </w:p>
    <w:p w14:paraId="59A362CF" w14:textId="69232505" w:rsidR="00A509A9" w:rsidRDefault="008C4877" w:rsidP="00A509A9">
      <w:pPr>
        <w:autoSpaceDE w:val="0"/>
        <w:autoSpaceDN w:val="0"/>
        <w:adjustRightInd w:val="0"/>
        <w:spacing w:line="360" w:lineRule="auto"/>
        <w:jc w:val="center"/>
        <w:rPr>
          <w:b/>
          <w:bCs/>
          <w:lang w:eastAsia="en-IN"/>
        </w:rPr>
      </w:pPr>
      <w:r>
        <w:rPr>
          <w:b/>
          <w:bCs/>
          <w:lang w:eastAsia="en-IN"/>
        </w:rPr>
        <w:t>Baljinder Kaur 27952 Assistant Professor</w:t>
      </w:r>
    </w:p>
    <w:p w14:paraId="1DC56EC5" w14:textId="77777777" w:rsidR="00A509A9" w:rsidRDefault="00A509A9" w:rsidP="008C4877">
      <w:pPr>
        <w:autoSpaceDE w:val="0"/>
        <w:autoSpaceDN w:val="0"/>
        <w:adjustRightInd w:val="0"/>
        <w:spacing w:line="360" w:lineRule="auto"/>
        <w:rPr>
          <w:b/>
          <w:bCs/>
          <w:lang w:eastAsia="en-IN"/>
        </w:rPr>
      </w:pPr>
    </w:p>
    <w:p w14:paraId="3A373FD4" w14:textId="77777777" w:rsidR="00A509A9" w:rsidRDefault="00A509A9" w:rsidP="00A509A9">
      <w:pPr>
        <w:autoSpaceDE w:val="0"/>
        <w:autoSpaceDN w:val="0"/>
        <w:adjustRightInd w:val="0"/>
        <w:spacing w:line="360" w:lineRule="auto"/>
        <w:jc w:val="center"/>
        <w:rPr>
          <w:b/>
          <w:bCs/>
          <w:lang w:eastAsia="en-IN"/>
        </w:rPr>
      </w:pPr>
      <w:r>
        <w:rPr>
          <w:b/>
          <w:bCs/>
          <w:lang w:eastAsia="en-IN"/>
        </w:rPr>
        <w:t>Discipline of CSE/IT</w:t>
      </w:r>
    </w:p>
    <w:p w14:paraId="74986DB2" w14:textId="77777777" w:rsidR="00A509A9" w:rsidRDefault="00A509A9" w:rsidP="00A509A9">
      <w:pPr>
        <w:autoSpaceDE w:val="0"/>
        <w:autoSpaceDN w:val="0"/>
        <w:adjustRightInd w:val="0"/>
        <w:spacing w:line="360" w:lineRule="auto"/>
        <w:rPr>
          <w:b/>
          <w:bCs/>
          <w:lang w:eastAsia="en-IN"/>
        </w:rPr>
      </w:pPr>
    </w:p>
    <w:p w14:paraId="16B54306" w14:textId="581BFC5E" w:rsidR="00A509A9" w:rsidRDefault="00A509A9" w:rsidP="00A509A9">
      <w:pPr>
        <w:autoSpaceDE w:val="0"/>
        <w:autoSpaceDN w:val="0"/>
        <w:adjustRightInd w:val="0"/>
        <w:spacing w:line="360" w:lineRule="auto"/>
        <w:jc w:val="center"/>
        <w:rPr>
          <w:b/>
          <w:bCs/>
          <w:lang w:eastAsia="en-IN"/>
        </w:rPr>
      </w:pPr>
      <w:r>
        <w:rPr>
          <w:b/>
          <w:bCs/>
          <w:lang w:eastAsia="en-IN"/>
        </w:rPr>
        <w:t xml:space="preserve">Lovely School of </w:t>
      </w:r>
      <w:r w:rsidR="008C4877" w:rsidRPr="008C4877">
        <w:rPr>
          <w:b/>
          <w:bCs/>
          <w:lang w:eastAsia="en-IN"/>
        </w:rPr>
        <w:t>Computer Science</w:t>
      </w:r>
    </w:p>
    <w:p w14:paraId="42D8EC4F" w14:textId="77777777" w:rsidR="00A509A9" w:rsidRDefault="00A509A9" w:rsidP="00A509A9">
      <w:pPr>
        <w:spacing w:line="360" w:lineRule="auto"/>
        <w:rPr>
          <w:b/>
          <w:bCs/>
          <w:lang w:eastAsia="en-IN"/>
        </w:rPr>
      </w:pPr>
    </w:p>
    <w:p w14:paraId="16EE7635" w14:textId="77777777" w:rsidR="00A509A9" w:rsidRDefault="00A509A9" w:rsidP="00A509A9">
      <w:pPr>
        <w:spacing w:line="360" w:lineRule="auto"/>
        <w:jc w:val="center"/>
        <w:rPr>
          <w:b/>
          <w:bCs/>
          <w:lang w:eastAsia="en-IN"/>
        </w:rPr>
      </w:pPr>
      <w:r>
        <w:rPr>
          <w:b/>
          <w:bCs/>
          <w:lang w:eastAsia="en-IN"/>
        </w:rPr>
        <w:t>Lovely Professional University, Phagwara</w:t>
      </w:r>
    </w:p>
    <w:p w14:paraId="335584D6" w14:textId="690EA024" w:rsidR="00081BB8" w:rsidRPr="005244A3" w:rsidRDefault="001114B7" w:rsidP="00652D6D">
      <w:pPr>
        <w:spacing w:line="360" w:lineRule="auto"/>
        <w:jc w:val="center"/>
        <w:rPr>
          <w:b/>
          <w:bCs/>
        </w:rPr>
      </w:pPr>
      <w:r w:rsidRPr="005244A3">
        <w:rPr>
          <w:b/>
          <w:bCs/>
        </w:rPr>
        <w:br w:type="page"/>
      </w:r>
    </w:p>
    <w:p w14:paraId="679F8113" w14:textId="77777777" w:rsidR="008C4877" w:rsidRDefault="008C4877" w:rsidP="008C4877">
      <w:pPr>
        <w:spacing w:line="360" w:lineRule="auto"/>
        <w:ind w:left="720" w:right="737"/>
        <w:jc w:val="center"/>
        <w:rPr>
          <w:b/>
        </w:rPr>
      </w:pPr>
      <w:r>
        <w:rPr>
          <w:b/>
          <w:u w:val="single"/>
        </w:rPr>
        <w:lastRenderedPageBreak/>
        <w:t>CERTIFICATE</w:t>
      </w:r>
    </w:p>
    <w:p w14:paraId="6D27A1F2" w14:textId="77777777" w:rsidR="008C4877" w:rsidRDefault="008C4877" w:rsidP="008C4877">
      <w:pPr>
        <w:spacing w:line="360" w:lineRule="auto"/>
        <w:ind w:left="720" w:right="737"/>
        <w:jc w:val="both"/>
        <w:rPr>
          <w:b/>
        </w:rPr>
      </w:pPr>
    </w:p>
    <w:p w14:paraId="247CBE45" w14:textId="21583D8C" w:rsidR="008C4877" w:rsidRPr="008C4877" w:rsidRDefault="008C4877" w:rsidP="008C4877">
      <w:pPr>
        <w:autoSpaceDE w:val="0"/>
        <w:autoSpaceDN w:val="0"/>
        <w:adjustRightInd w:val="0"/>
        <w:spacing w:line="360" w:lineRule="auto"/>
        <w:jc w:val="both"/>
        <w:rPr>
          <w:i/>
          <w:iCs/>
          <w:lang w:eastAsia="en-IN"/>
        </w:rPr>
      </w:pPr>
      <w:r>
        <w:t xml:space="preserve">This is to certify that </w:t>
      </w:r>
      <w:r w:rsidR="00444409">
        <w:t>SHUBHAM</w:t>
      </w:r>
      <w:r>
        <w:t xml:space="preserve"> bearing Registration no. 1231</w:t>
      </w:r>
      <w:r w:rsidR="00444409">
        <w:t>0611</w:t>
      </w:r>
      <w:r>
        <w:t xml:space="preserve"> has completed INT375 project titled, </w:t>
      </w:r>
      <w:r>
        <w:rPr>
          <w:b/>
        </w:rPr>
        <w:t>“</w:t>
      </w:r>
      <w:r w:rsidRPr="008C4877">
        <w:rPr>
          <w:b/>
          <w:bCs/>
        </w:rPr>
        <w:t>Budget Smartphone Price Prediction Using Web Scraping, EDA &amp; Machine Learning</w:t>
      </w:r>
      <w:r>
        <w:rPr>
          <w:b/>
        </w:rPr>
        <w:t xml:space="preserve">” </w:t>
      </w:r>
      <w:r>
        <w:t>under my guidance and supervision. To the best of my knowledge, the present work is the result of his/her original development, effort and study.</w:t>
      </w:r>
      <w:r>
        <w:tab/>
      </w:r>
    </w:p>
    <w:p w14:paraId="609C328F" w14:textId="77777777" w:rsidR="008C4877" w:rsidRDefault="008C4877" w:rsidP="008C4877">
      <w:pPr>
        <w:spacing w:line="360" w:lineRule="auto"/>
        <w:ind w:left="720" w:right="737"/>
        <w:jc w:val="both"/>
      </w:pPr>
    </w:p>
    <w:p w14:paraId="634C7B74" w14:textId="77777777" w:rsidR="008C4877" w:rsidRDefault="008C4877" w:rsidP="008C4877">
      <w:pPr>
        <w:spacing w:line="360" w:lineRule="auto"/>
        <w:ind w:left="720" w:right="737"/>
        <w:jc w:val="both"/>
      </w:pPr>
    </w:p>
    <w:p w14:paraId="0828F360" w14:textId="1A9FBA93" w:rsidR="008C4877" w:rsidRDefault="00897326" w:rsidP="008C4877">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Baljinder Kaur</w:t>
      </w:r>
    </w:p>
    <w:p w14:paraId="260D625F" w14:textId="7CC56587" w:rsidR="008C4877" w:rsidRDefault="00897326" w:rsidP="008C4877">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 xml:space="preserve">Assistant Professor </w:t>
      </w:r>
    </w:p>
    <w:p w14:paraId="6A83AEB3" w14:textId="538506AB" w:rsidR="008C4877" w:rsidRDefault="008C4877" w:rsidP="008C4877">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School of Computer Science</w:t>
      </w:r>
    </w:p>
    <w:p w14:paraId="58D20136" w14:textId="77777777" w:rsidR="008C4877" w:rsidRDefault="008C4877" w:rsidP="008C4877">
      <w:pPr>
        <w:pStyle w:val="NoSpacing"/>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Lovely Professional University</w:t>
      </w:r>
    </w:p>
    <w:p w14:paraId="0B855BF2" w14:textId="77777777" w:rsidR="008C4877" w:rsidRDefault="008C4877" w:rsidP="008C4877">
      <w:pPr>
        <w:pStyle w:val="NoSpacing"/>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Phagwara, Punjab. </w:t>
      </w:r>
    </w:p>
    <w:p w14:paraId="5AB12963" w14:textId="77777777" w:rsidR="008C4877" w:rsidRDefault="008C4877" w:rsidP="008C4877">
      <w:pPr>
        <w:spacing w:line="360" w:lineRule="auto"/>
        <w:ind w:right="737"/>
        <w:jc w:val="both"/>
      </w:pPr>
    </w:p>
    <w:p w14:paraId="2838FC0F" w14:textId="4EAB56B2" w:rsidR="008C4877" w:rsidRDefault="008C4877" w:rsidP="008C4877">
      <w:pPr>
        <w:spacing w:line="360" w:lineRule="auto"/>
        <w:ind w:right="737"/>
        <w:jc w:val="both"/>
      </w:pPr>
      <w:r>
        <w:t>Date: 1</w:t>
      </w:r>
      <w:r w:rsidR="00444409">
        <w:t>2</w:t>
      </w:r>
      <w:r w:rsidRPr="008C4877">
        <w:rPr>
          <w:vertAlign w:val="superscript"/>
        </w:rPr>
        <w:t>th</w:t>
      </w:r>
      <w:r>
        <w:t xml:space="preserve"> April 2025</w:t>
      </w:r>
    </w:p>
    <w:p w14:paraId="4474DA6A" w14:textId="77777777" w:rsidR="008C4877" w:rsidRDefault="008C4877" w:rsidP="00652D6D">
      <w:pPr>
        <w:spacing w:line="360" w:lineRule="auto"/>
        <w:jc w:val="both"/>
      </w:pPr>
    </w:p>
    <w:p w14:paraId="62ADC34E" w14:textId="77777777" w:rsidR="008C4877" w:rsidRDefault="008C4877" w:rsidP="00652D6D">
      <w:pPr>
        <w:spacing w:line="360" w:lineRule="auto"/>
        <w:jc w:val="both"/>
      </w:pPr>
    </w:p>
    <w:p w14:paraId="5A209306" w14:textId="77777777" w:rsidR="008C4877" w:rsidRDefault="008C4877" w:rsidP="00652D6D">
      <w:pPr>
        <w:spacing w:line="360" w:lineRule="auto"/>
        <w:jc w:val="both"/>
      </w:pPr>
    </w:p>
    <w:p w14:paraId="12C43100" w14:textId="77777777" w:rsidR="008C4877" w:rsidRDefault="008C4877" w:rsidP="00652D6D">
      <w:pPr>
        <w:spacing w:line="360" w:lineRule="auto"/>
        <w:jc w:val="both"/>
      </w:pPr>
    </w:p>
    <w:p w14:paraId="76A4E18C" w14:textId="77777777" w:rsidR="008C4877" w:rsidRDefault="008C4877" w:rsidP="00652D6D">
      <w:pPr>
        <w:spacing w:line="360" w:lineRule="auto"/>
        <w:jc w:val="both"/>
      </w:pPr>
    </w:p>
    <w:p w14:paraId="406C444E" w14:textId="77777777" w:rsidR="008C4877" w:rsidRDefault="008C4877" w:rsidP="00652D6D">
      <w:pPr>
        <w:spacing w:line="360" w:lineRule="auto"/>
        <w:jc w:val="both"/>
      </w:pPr>
    </w:p>
    <w:p w14:paraId="584FE344" w14:textId="77777777" w:rsidR="008C4877" w:rsidRDefault="008C4877" w:rsidP="00652D6D">
      <w:pPr>
        <w:spacing w:line="360" w:lineRule="auto"/>
        <w:jc w:val="both"/>
      </w:pPr>
    </w:p>
    <w:p w14:paraId="0EAB07E2" w14:textId="77777777" w:rsidR="008C4877" w:rsidRDefault="008C4877" w:rsidP="00652D6D">
      <w:pPr>
        <w:spacing w:line="360" w:lineRule="auto"/>
        <w:jc w:val="both"/>
      </w:pPr>
    </w:p>
    <w:p w14:paraId="67E17619" w14:textId="77777777" w:rsidR="008C4877" w:rsidRDefault="008C4877" w:rsidP="00652D6D">
      <w:pPr>
        <w:spacing w:line="360" w:lineRule="auto"/>
        <w:jc w:val="both"/>
      </w:pPr>
    </w:p>
    <w:p w14:paraId="766F1BF2" w14:textId="77777777" w:rsidR="008C4877" w:rsidRDefault="008C4877" w:rsidP="00652D6D">
      <w:pPr>
        <w:spacing w:line="360" w:lineRule="auto"/>
        <w:jc w:val="both"/>
      </w:pPr>
    </w:p>
    <w:p w14:paraId="72463995" w14:textId="77777777" w:rsidR="008C4877" w:rsidRDefault="008C4877" w:rsidP="00652D6D">
      <w:pPr>
        <w:spacing w:line="360" w:lineRule="auto"/>
        <w:jc w:val="both"/>
      </w:pPr>
    </w:p>
    <w:p w14:paraId="4940A5DC" w14:textId="77777777" w:rsidR="008C4877" w:rsidRDefault="008C4877" w:rsidP="00652D6D">
      <w:pPr>
        <w:spacing w:line="360" w:lineRule="auto"/>
        <w:jc w:val="both"/>
      </w:pPr>
    </w:p>
    <w:p w14:paraId="1F1CF363" w14:textId="77777777" w:rsidR="008C4877" w:rsidRDefault="008C4877" w:rsidP="00652D6D">
      <w:pPr>
        <w:spacing w:line="360" w:lineRule="auto"/>
        <w:jc w:val="both"/>
      </w:pPr>
    </w:p>
    <w:p w14:paraId="268D5A18" w14:textId="77777777" w:rsidR="008C4877" w:rsidRDefault="008C4877" w:rsidP="00652D6D">
      <w:pPr>
        <w:spacing w:line="360" w:lineRule="auto"/>
        <w:jc w:val="both"/>
      </w:pPr>
    </w:p>
    <w:p w14:paraId="22CC694B" w14:textId="77777777" w:rsidR="008C4877" w:rsidRDefault="008C4877" w:rsidP="00652D6D">
      <w:pPr>
        <w:spacing w:line="360" w:lineRule="auto"/>
        <w:jc w:val="both"/>
      </w:pPr>
    </w:p>
    <w:p w14:paraId="16C2A63F" w14:textId="39D18A71" w:rsidR="008C4877" w:rsidRDefault="008C4877" w:rsidP="00652D6D">
      <w:pPr>
        <w:spacing w:line="360" w:lineRule="auto"/>
        <w:jc w:val="both"/>
      </w:pPr>
    </w:p>
    <w:p w14:paraId="1BCB365B" w14:textId="58F0A711" w:rsidR="008C4877" w:rsidRDefault="008C4877" w:rsidP="008C4877">
      <w:pPr>
        <w:spacing w:line="360" w:lineRule="auto"/>
        <w:ind w:left="720" w:right="737"/>
        <w:jc w:val="center"/>
        <w:rPr>
          <w:b/>
          <w:u w:val="single"/>
        </w:rPr>
      </w:pPr>
      <w:r>
        <w:rPr>
          <w:b/>
          <w:u w:val="single"/>
        </w:rPr>
        <w:t>DECLARATION</w:t>
      </w:r>
    </w:p>
    <w:p w14:paraId="013C8372" w14:textId="35937FB1" w:rsidR="008C4877" w:rsidRDefault="008C4877" w:rsidP="008C4877">
      <w:pPr>
        <w:spacing w:line="360" w:lineRule="auto"/>
        <w:ind w:left="720" w:right="737"/>
        <w:jc w:val="both"/>
      </w:pPr>
    </w:p>
    <w:p w14:paraId="00ED516B" w14:textId="0AAB0BA3" w:rsidR="008C4877" w:rsidRDefault="008C4877" w:rsidP="008C4877">
      <w:pPr>
        <w:spacing w:line="360" w:lineRule="auto"/>
        <w:ind w:left="720" w:right="737"/>
        <w:jc w:val="both"/>
      </w:pPr>
      <w:r>
        <w:t xml:space="preserve">I, </w:t>
      </w:r>
      <w:r w:rsidR="00444409">
        <w:t>SHUBHAM</w:t>
      </w:r>
      <w:r>
        <w:t>, student of Computer Science under CSE/IT Discipline at, Lovely Professional University, Punjab, hereby declare that all the information furnished in this project report is based on my own intensive work and is genuine.</w:t>
      </w:r>
    </w:p>
    <w:p w14:paraId="2B592946" w14:textId="25EFCF88" w:rsidR="008C4877" w:rsidRDefault="008C4877" w:rsidP="008C4877">
      <w:pPr>
        <w:spacing w:line="360" w:lineRule="auto"/>
        <w:ind w:left="720" w:right="737"/>
        <w:jc w:val="both"/>
      </w:pPr>
      <w:r>
        <w:t xml:space="preserve"> </w:t>
      </w:r>
      <w:r>
        <w:tab/>
        <w:t xml:space="preserve"> </w:t>
      </w:r>
    </w:p>
    <w:p w14:paraId="1E25A68D" w14:textId="43A0B7D2" w:rsidR="004943EA" w:rsidRDefault="008C4877" w:rsidP="004943EA">
      <w:pPr>
        <w:tabs>
          <w:tab w:val="left" w:pos="6120"/>
        </w:tabs>
        <w:spacing w:line="360" w:lineRule="auto"/>
        <w:ind w:left="720" w:right="737"/>
      </w:pPr>
      <w:r>
        <w:t>Date:</w:t>
      </w:r>
      <w:r w:rsidR="004943EA">
        <w:t>1</w:t>
      </w:r>
      <w:r w:rsidR="00444409">
        <w:t>2</w:t>
      </w:r>
      <w:r w:rsidR="004943EA" w:rsidRPr="004943EA">
        <w:rPr>
          <w:vertAlign w:val="superscript"/>
        </w:rPr>
        <w:t>th</w:t>
      </w:r>
      <w:r w:rsidR="004943EA">
        <w:t xml:space="preserve"> April 2025</w:t>
      </w:r>
      <w:r>
        <w:t xml:space="preserve">                  </w:t>
      </w:r>
      <w:r>
        <w:tab/>
      </w:r>
      <w:r>
        <w:tab/>
        <w:t xml:space="preserve">Signature          </w:t>
      </w:r>
    </w:p>
    <w:p w14:paraId="51932A52" w14:textId="3A3C978C" w:rsidR="004943EA" w:rsidRDefault="00444409" w:rsidP="004943EA">
      <w:pPr>
        <w:tabs>
          <w:tab w:val="left" w:pos="6120"/>
        </w:tabs>
        <w:spacing w:line="360" w:lineRule="auto"/>
        <w:ind w:left="720" w:right="737"/>
      </w:pPr>
      <w:r>
        <w:rPr>
          <w:noProof/>
        </w:rPr>
        <w:drawing>
          <wp:inline distT="0" distB="0" distL="0" distR="0" wp14:anchorId="418EA057" wp14:editId="62938369">
            <wp:extent cx="759116" cy="1098386"/>
            <wp:effectExtent l="0" t="4445" r="0" b="0"/>
            <wp:docPr id="7083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44875" name="Picture 708344875"/>
                    <pic:cNvPicPr/>
                  </pic:nvPicPr>
                  <pic:blipFill>
                    <a:blip r:embed="rId9"/>
                    <a:stretch>
                      <a:fillRect/>
                    </a:stretch>
                  </pic:blipFill>
                  <pic:spPr>
                    <a:xfrm rot="16200000">
                      <a:off x="0" y="0"/>
                      <a:ext cx="790766" cy="1144182"/>
                    </a:xfrm>
                    <a:prstGeom prst="rect">
                      <a:avLst/>
                    </a:prstGeom>
                  </pic:spPr>
                </pic:pic>
              </a:graphicData>
            </a:graphic>
          </wp:inline>
        </w:drawing>
      </w:r>
    </w:p>
    <w:p w14:paraId="2BAC9198" w14:textId="77777777" w:rsidR="004943EA" w:rsidRDefault="008C4877" w:rsidP="004943EA">
      <w:pPr>
        <w:tabs>
          <w:tab w:val="left" w:pos="6120"/>
        </w:tabs>
        <w:spacing w:line="360" w:lineRule="auto"/>
        <w:ind w:left="720" w:right="737"/>
      </w:pPr>
      <w:r>
        <w:t xml:space="preserve">                      </w:t>
      </w:r>
    </w:p>
    <w:p w14:paraId="5A7D5A5D" w14:textId="3DA986FE" w:rsidR="008C4877" w:rsidRDefault="008C4877" w:rsidP="004943EA">
      <w:pPr>
        <w:tabs>
          <w:tab w:val="left" w:pos="6120"/>
        </w:tabs>
        <w:spacing w:line="360" w:lineRule="auto"/>
        <w:ind w:left="720" w:right="737"/>
      </w:pPr>
      <w:r>
        <w:t xml:space="preserve">                                          </w:t>
      </w:r>
    </w:p>
    <w:p w14:paraId="353F26D1" w14:textId="60CC5F5C" w:rsidR="00081BB8" w:rsidRPr="00652D6D" w:rsidRDefault="008C4877" w:rsidP="008C4877">
      <w:pPr>
        <w:spacing w:line="360" w:lineRule="auto"/>
        <w:ind w:firstLine="720"/>
        <w:jc w:val="both"/>
        <w:rPr>
          <w:b/>
          <w:bCs/>
          <w:sz w:val="32"/>
          <w:szCs w:val="32"/>
        </w:rPr>
      </w:pPr>
      <w:r>
        <w:t>Registration No. 1231</w:t>
      </w:r>
      <w:r w:rsidR="00444409">
        <w:t>0611</w:t>
      </w:r>
      <w:r>
        <w:t xml:space="preserve"> </w:t>
      </w:r>
      <w:r>
        <w:tab/>
      </w:r>
      <w:r>
        <w:tab/>
      </w:r>
      <w:r>
        <w:tab/>
        <w:t xml:space="preserve">    Name</w:t>
      </w:r>
      <w:r w:rsidR="004943EA">
        <w:t xml:space="preserve"> </w:t>
      </w:r>
      <w:r>
        <w:t>of the student</w:t>
      </w:r>
      <w:r w:rsidR="004943EA">
        <w:t xml:space="preserve"> </w:t>
      </w:r>
      <w:r w:rsidR="00444409">
        <w:t>SHUBHAM</w:t>
      </w:r>
      <w:r w:rsidR="005244A3">
        <w:br w:type="page"/>
      </w:r>
    </w:p>
    <w:p w14:paraId="348D53E5" w14:textId="77777777" w:rsidR="00081BB8" w:rsidRPr="001B6141" w:rsidRDefault="00000000" w:rsidP="004943EA">
      <w:pPr>
        <w:pStyle w:val="Heading1"/>
        <w:jc w:val="center"/>
        <w:rPr>
          <w:color w:val="000000" w:themeColor="text1"/>
          <w:sz w:val="24"/>
          <w:szCs w:val="24"/>
        </w:rPr>
      </w:pPr>
      <w:r w:rsidRPr="001B6141">
        <w:rPr>
          <w:color w:val="000000" w:themeColor="text1"/>
          <w:sz w:val="24"/>
          <w:szCs w:val="24"/>
        </w:rPr>
        <w:lastRenderedPageBreak/>
        <w:t>Acknowledgement</w:t>
      </w:r>
    </w:p>
    <w:p w14:paraId="46F76B0D" w14:textId="77777777" w:rsidR="00AE1E27" w:rsidRPr="00AE1E27" w:rsidRDefault="00AE1E27" w:rsidP="00AE1E27"/>
    <w:p w14:paraId="0C713133" w14:textId="6367DF78" w:rsidR="00AE1E27" w:rsidRPr="004943EA" w:rsidRDefault="00AE1E27" w:rsidP="004943EA">
      <w:pPr>
        <w:spacing w:line="360" w:lineRule="auto"/>
        <w:jc w:val="both"/>
      </w:pPr>
      <w:r w:rsidRPr="004943EA">
        <w:t xml:space="preserve">I would like to express my sincere gratitude to my project guide, </w:t>
      </w:r>
      <w:r w:rsidR="00652D6D" w:rsidRPr="004943EA">
        <w:rPr>
          <w:b/>
          <w:bCs/>
        </w:rPr>
        <w:t>Bal</w:t>
      </w:r>
      <w:r w:rsidR="00A509A9" w:rsidRPr="004943EA">
        <w:rPr>
          <w:b/>
          <w:bCs/>
        </w:rPr>
        <w:t>jinder Kaur</w:t>
      </w:r>
      <w:r w:rsidRPr="004943EA">
        <w:t>, for their invaluable guidance and constant support throughout this project. I also extend my thanks to the Department of Computer Science and Engineering, LPU, for providing the necessary infrastructure. Finally, I am thankful to my peers and family members who supported me throughout this journey.</w:t>
      </w:r>
    </w:p>
    <w:p w14:paraId="00517FC8" w14:textId="77777777" w:rsidR="00081BB8" w:rsidRDefault="00000000" w:rsidP="004943EA">
      <w:pPr>
        <w:spacing w:line="360" w:lineRule="auto"/>
      </w:pPr>
      <w:r>
        <w:br w:type="page"/>
      </w:r>
    </w:p>
    <w:p w14:paraId="519FD9B2" w14:textId="091D7E9A" w:rsidR="00081BB8" w:rsidRPr="00FD1D2F" w:rsidRDefault="00000000" w:rsidP="004943EA">
      <w:pPr>
        <w:pStyle w:val="Heading1"/>
        <w:spacing w:line="360" w:lineRule="auto"/>
        <w:jc w:val="center"/>
        <w:rPr>
          <w:color w:val="000000" w:themeColor="text1"/>
          <w:sz w:val="32"/>
          <w:szCs w:val="32"/>
        </w:rPr>
      </w:pPr>
      <w:r w:rsidRPr="00FD1D2F">
        <w:rPr>
          <w:color w:val="000000" w:themeColor="text1"/>
          <w:sz w:val="32"/>
          <w:szCs w:val="32"/>
        </w:rPr>
        <w:lastRenderedPageBreak/>
        <w:t>Table of Contents</w:t>
      </w:r>
    </w:p>
    <w:p w14:paraId="73951A54" w14:textId="77777777" w:rsidR="00AE1E27" w:rsidRPr="004943EA" w:rsidRDefault="00AE1E27" w:rsidP="004943EA">
      <w:pPr>
        <w:spacing w:line="360" w:lineRule="auto"/>
      </w:pPr>
      <w:r w:rsidRPr="004943EA">
        <w:t xml:space="preserve">1. Introduction  </w:t>
      </w:r>
    </w:p>
    <w:p w14:paraId="3A1FF7B6" w14:textId="77777777" w:rsidR="00AE1E27" w:rsidRPr="004943EA" w:rsidRDefault="00AE1E27" w:rsidP="004943EA">
      <w:pPr>
        <w:spacing w:line="360" w:lineRule="auto"/>
      </w:pPr>
      <w:r w:rsidRPr="004943EA">
        <w:t xml:space="preserve">2. Source of Dataset  </w:t>
      </w:r>
    </w:p>
    <w:p w14:paraId="3A092B74" w14:textId="0CD4CCE6" w:rsidR="001B6141" w:rsidRPr="004943EA" w:rsidRDefault="00AE1E27" w:rsidP="004943EA">
      <w:pPr>
        <w:spacing w:line="360" w:lineRule="auto"/>
      </w:pPr>
      <w:r w:rsidRPr="004943EA">
        <w:t xml:space="preserve">3. </w:t>
      </w:r>
      <w:r w:rsidR="004943EA" w:rsidRPr="004943EA">
        <w:t>EDA</w:t>
      </w:r>
      <w:r w:rsidR="004943EA">
        <w:t xml:space="preserve"> </w:t>
      </w:r>
      <w:r w:rsidR="004943EA" w:rsidRPr="004943EA">
        <w:t>process</w:t>
      </w:r>
    </w:p>
    <w:p w14:paraId="70435829" w14:textId="77777777" w:rsidR="00AE1E27" w:rsidRPr="004943EA" w:rsidRDefault="00AE1E27" w:rsidP="004943EA">
      <w:pPr>
        <w:spacing w:line="360" w:lineRule="auto"/>
      </w:pPr>
      <w:r w:rsidRPr="004943EA">
        <w:t xml:space="preserve">4. Analysis on Dataset  </w:t>
      </w:r>
    </w:p>
    <w:p w14:paraId="6FA52D4A" w14:textId="21248AEA" w:rsidR="004943EA" w:rsidRDefault="00AE1E27" w:rsidP="004943EA">
      <w:pPr>
        <w:numPr>
          <w:ilvl w:val="0"/>
          <w:numId w:val="17"/>
        </w:numPr>
        <w:autoSpaceDE w:val="0"/>
        <w:autoSpaceDN w:val="0"/>
        <w:adjustRightInd w:val="0"/>
        <w:spacing w:line="360" w:lineRule="auto"/>
        <w:jc w:val="both"/>
        <w:rPr>
          <w:lang w:eastAsia="en-IN"/>
        </w:rPr>
      </w:pPr>
      <w:r w:rsidRPr="004943EA">
        <w:t xml:space="preserve"> </w:t>
      </w:r>
      <w:r w:rsidR="004943EA">
        <w:rPr>
          <w:lang w:eastAsia="en-IN"/>
        </w:rPr>
        <w:t>Introduction</w:t>
      </w:r>
    </w:p>
    <w:p w14:paraId="2EC76C7D" w14:textId="77777777" w:rsidR="004943EA" w:rsidRDefault="004943EA" w:rsidP="004943EA">
      <w:pPr>
        <w:numPr>
          <w:ilvl w:val="0"/>
          <w:numId w:val="17"/>
        </w:numPr>
        <w:autoSpaceDE w:val="0"/>
        <w:autoSpaceDN w:val="0"/>
        <w:adjustRightInd w:val="0"/>
        <w:spacing w:line="360" w:lineRule="auto"/>
        <w:jc w:val="both"/>
        <w:rPr>
          <w:lang w:eastAsia="en-IN"/>
        </w:rPr>
      </w:pPr>
      <w:r>
        <w:rPr>
          <w:lang w:eastAsia="en-IN"/>
        </w:rPr>
        <w:t>General Description</w:t>
      </w:r>
    </w:p>
    <w:p w14:paraId="3399D3F3" w14:textId="77777777" w:rsidR="004943EA" w:rsidRDefault="004943EA" w:rsidP="004943EA">
      <w:pPr>
        <w:numPr>
          <w:ilvl w:val="0"/>
          <w:numId w:val="17"/>
        </w:numPr>
        <w:autoSpaceDE w:val="0"/>
        <w:autoSpaceDN w:val="0"/>
        <w:adjustRightInd w:val="0"/>
        <w:spacing w:line="360" w:lineRule="auto"/>
        <w:jc w:val="both"/>
        <w:rPr>
          <w:lang w:eastAsia="en-IN"/>
        </w:rPr>
      </w:pPr>
      <w:r>
        <w:rPr>
          <w:lang w:eastAsia="en-IN"/>
        </w:rPr>
        <w:t>Specific Requirements, functions and formulas</w:t>
      </w:r>
    </w:p>
    <w:p w14:paraId="2F64D144" w14:textId="1670EE6B" w:rsidR="004943EA" w:rsidRDefault="004943EA" w:rsidP="004943EA">
      <w:pPr>
        <w:numPr>
          <w:ilvl w:val="0"/>
          <w:numId w:val="17"/>
        </w:numPr>
        <w:autoSpaceDE w:val="0"/>
        <w:autoSpaceDN w:val="0"/>
        <w:adjustRightInd w:val="0"/>
        <w:spacing w:line="360" w:lineRule="auto"/>
        <w:jc w:val="both"/>
        <w:rPr>
          <w:lang w:eastAsia="en-IN"/>
        </w:rPr>
      </w:pPr>
      <w:r>
        <w:rPr>
          <w:lang w:eastAsia="en-IN"/>
        </w:rPr>
        <w:t>Analysis results</w:t>
      </w:r>
    </w:p>
    <w:p w14:paraId="5281690B" w14:textId="45DBA5B5" w:rsidR="00AE1E27" w:rsidRPr="004943EA" w:rsidRDefault="004943EA" w:rsidP="004943EA">
      <w:pPr>
        <w:numPr>
          <w:ilvl w:val="0"/>
          <w:numId w:val="17"/>
        </w:numPr>
        <w:autoSpaceDE w:val="0"/>
        <w:autoSpaceDN w:val="0"/>
        <w:adjustRightInd w:val="0"/>
        <w:spacing w:line="360" w:lineRule="auto"/>
        <w:jc w:val="both"/>
        <w:rPr>
          <w:lang w:eastAsia="en-IN"/>
        </w:rPr>
      </w:pPr>
      <w:r>
        <w:rPr>
          <w:lang w:eastAsia="en-IN"/>
        </w:rPr>
        <w:t xml:space="preserve">Visualization </w:t>
      </w:r>
    </w:p>
    <w:p w14:paraId="49A7A728" w14:textId="77777777" w:rsidR="00AE1E27" w:rsidRPr="004943EA" w:rsidRDefault="00AE1E27" w:rsidP="004943EA">
      <w:pPr>
        <w:spacing w:line="360" w:lineRule="auto"/>
      </w:pPr>
      <w:r w:rsidRPr="004943EA">
        <w:t xml:space="preserve">5. Conclusion  </w:t>
      </w:r>
    </w:p>
    <w:p w14:paraId="3FC49368" w14:textId="77777777" w:rsidR="00AE1E27" w:rsidRPr="004943EA" w:rsidRDefault="00AE1E27" w:rsidP="004943EA">
      <w:pPr>
        <w:spacing w:line="360" w:lineRule="auto"/>
      </w:pPr>
      <w:r w:rsidRPr="004943EA">
        <w:t xml:space="preserve">6. Future Scope  </w:t>
      </w:r>
    </w:p>
    <w:p w14:paraId="3D0AF544" w14:textId="7357C981" w:rsidR="00081BB8" w:rsidRDefault="00AE1E27" w:rsidP="004943EA">
      <w:pPr>
        <w:spacing w:line="360" w:lineRule="auto"/>
      </w:pPr>
      <w:r w:rsidRPr="004943EA">
        <w:t>7. References</w:t>
      </w:r>
      <w:r>
        <w:t xml:space="preserve">  </w:t>
      </w:r>
      <w:r>
        <w:br w:type="page"/>
      </w:r>
    </w:p>
    <w:p w14:paraId="3364D11F" w14:textId="0204EC52" w:rsidR="00AE1E27" w:rsidRDefault="00000000" w:rsidP="001B6141">
      <w:pPr>
        <w:pStyle w:val="Heading1"/>
        <w:jc w:val="center"/>
        <w:rPr>
          <w:sz w:val="32"/>
          <w:szCs w:val="32"/>
        </w:rPr>
      </w:pPr>
      <w:r w:rsidRPr="00AE1E27">
        <w:rPr>
          <w:sz w:val="56"/>
          <w:szCs w:val="56"/>
        </w:rPr>
        <w:lastRenderedPageBreak/>
        <w:t xml:space="preserve"> </w:t>
      </w:r>
      <w:r w:rsidRPr="00FD1D2F">
        <w:rPr>
          <w:sz w:val="32"/>
          <w:szCs w:val="32"/>
        </w:rPr>
        <w:t>Introduction</w:t>
      </w:r>
    </w:p>
    <w:p w14:paraId="63EB7A9B" w14:textId="77777777" w:rsidR="00D5167E" w:rsidRPr="00D5167E" w:rsidRDefault="00D5167E" w:rsidP="00D5167E"/>
    <w:p w14:paraId="00BF18C5" w14:textId="77777777" w:rsidR="00444409" w:rsidRPr="00444409" w:rsidRDefault="00444409" w:rsidP="00444409">
      <w:pPr>
        <w:spacing w:before="100" w:beforeAutospacing="1" w:after="100" w:afterAutospacing="1"/>
        <w:jc w:val="both"/>
        <w:rPr>
          <w:sz w:val="32"/>
          <w:szCs w:val="32"/>
          <w:lang w:val="en-US"/>
        </w:rPr>
      </w:pPr>
      <w:r w:rsidRPr="00444409">
        <w:rPr>
          <w:sz w:val="32"/>
          <w:szCs w:val="32"/>
          <w:lang w:val="en-US"/>
        </w:rPr>
        <w:t>The laptop market in India is dynamic and diverse, with e-commerce platforms like Flipkart offering a vast array of devices catering to students, professionals, and gamers. Understanding pricing trends, hardware preferences, and customer satisfaction is crucial for stakeholders, from retailers to consumers. This project analyzes a dataset of laptop listings from Flipkart, stored in flipkart_laptop12.csv, to uncover market insights through exploratory data analysis (EDA) and visualization. By cleaning the dataset, extracting features such as processor, RAM, and storage, and visualizing key patterns, we aim to identify factors influencing laptop prices and consumer preferences in the budget and mid-range segments (≤₹1,00,000). Using Python libraries—Pandas, Seaborn, and Matplotlib—we conducted a comprehensive analysis to reveal trends in pricing, ratings, discounts, and hardware configurations. This report details the methodology, findings, and implications, laying the groundwork for future predictive modeling and market strategies.</w:t>
      </w:r>
    </w:p>
    <w:p w14:paraId="43082F72" w14:textId="77777777" w:rsidR="001B6141" w:rsidRDefault="001B6141" w:rsidP="00A509A9">
      <w:pPr>
        <w:spacing w:before="100" w:beforeAutospacing="1" w:after="100" w:afterAutospacing="1"/>
        <w:rPr>
          <w:color w:val="000000" w:themeColor="text1"/>
        </w:rPr>
      </w:pPr>
    </w:p>
    <w:p w14:paraId="22DB316F" w14:textId="77777777" w:rsidR="001B6141" w:rsidRDefault="001B6141" w:rsidP="00A509A9">
      <w:pPr>
        <w:spacing w:before="100" w:beforeAutospacing="1" w:after="100" w:afterAutospacing="1"/>
        <w:rPr>
          <w:color w:val="000000" w:themeColor="text1"/>
        </w:rPr>
      </w:pPr>
    </w:p>
    <w:p w14:paraId="14105219" w14:textId="77777777" w:rsidR="001B6141" w:rsidRDefault="001B6141" w:rsidP="00A509A9">
      <w:pPr>
        <w:spacing w:before="100" w:beforeAutospacing="1" w:after="100" w:afterAutospacing="1"/>
        <w:rPr>
          <w:color w:val="000000" w:themeColor="text1"/>
        </w:rPr>
      </w:pPr>
    </w:p>
    <w:p w14:paraId="5EC65013" w14:textId="77777777" w:rsidR="001B6141" w:rsidRDefault="001B6141" w:rsidP="00A509A9">
      <w:pPr>
        <w:spacing w:before="100" w:beforeAutospacing="1" w:after="100" w:afterAutospacing="1"/>
        <w:rPr>
          <w:color w:val="000000" w:themeColor="text1"/>
        </w:rPr>
      </w:pPr>
    </w:p>
    <w:p w14:paraId="47ABDD95" w14:textId="77777777" w:rsidR="001B6141" w:rsidRDefault="001B6141" w:rsidP="00A509A9">
      <w:pPr>
        <w:spacing w:before="100" w:beforeAutospacing="1" w:after="100" w:afterAutospacing="1"/>
        <w:rPr>
          <w:color w:val="000000" w:themeColor="text1"/>
        </w:rPr>
      </w:pPr>
    </w:p>
    <w:p w14:paraId="3B399456" w14:textId="77777777" w:rsidR="001B6141" w:rsidRDefault="001B6141" w:rsidP="00A509A9">
      <w:pPr>
        <w:spacing w:before="100" w:beforeAutospacing="1" w:after="100" w:afterAutospacing="1"/>
        <w:rPr>
          <w:color w:val="000000" w:themeColor="text1"/>
        </w:rPr>
      </w:pPr>
    </w:p>
    <w:p w14:paraId="30EE76F6" w14:textId="77777777" w:rsidR="001B6141" w:rsidRDefault="001B6141" w:rsidP="00A509A9">
      <w:pPr>
        <w:spacing w:before="100" w:beforeAutospacing="1" w:after="100" w:afterAutospacing="1"/>
        <w:rPr>
          <w:color w:val="000000" w:themeColor="text1"/>
        </w:rPr>
      </w:pPr>
    </w:p>
    <w:p w14:paraId="5E5F32AB" w14:textId="77777777" w:rsidR="001B6141" w:rsidRPr="001B6141" w:rsidRDefault="001B6141" w:rsidP="00A509A9">
      <w:pPr>
        <w:spacing w:before="100" w:beforeAutospacing="1" w:after="100" w:afterAutospacing="1"/>
        <w:rPr>
          <w:color w:val="000000" w:themeColor="text1"/>
        </w:rPr>
      </w:pPr>
    </w:p>
    <w:p w14:paraId="00687589" w14:textId="77777777" w:rsidR="00D40D74" w:rsidRDefault="00D40D74" w:rsidP="00D40D74"/>
    <w:p w14:paraId="1EA621B4" w14:textId="77777777" w:rsidR="00D40D74" w:rsidRDefault="00D40D74" w:rsidP="00D40D74"/>
    <w:p w14:paraId="336DA9FE" w14:textId="77777777" w:rsidR="00D40D74" w:rsidRPr="00940536" w:rsidRDefault="00D40D74" w:rsidP="00D40D74"/>
    <w:p w14:paraId="6A02350C" w14:textId="77777777" w:rsidR="00D40D74" w:rsidRDefault="00D40D74">
      <w:pPr>
        <w:pStyle w:val="Heading1"/>
        <w:rPr>
          <w:sz w:val="36"/>
          <w:szCs w:val="36"/>
        </w:rPr>
      </w:pPr>
    </w:p>
    <w:p w14:paraId="4AB4F497" w14:textId="0677A7F8" w:rsidR="00940536" w:rsidRPr="00D5167E" w:rsidRDefault="00000000" w:rsidP="00D5167E">
      <w:pPr>
        <w:pStyle w:val="Heading1"/>
        <w:spacing w:line="360" w:lineRule="auto"/>
        <w:jc w:val="center"/>
        <w:rPr>
          <w:rFonts w:ascii="Times New Roman" w:hAnsi="Times New Roman" w:cs="Times New Roman"/>
          <w:color w:val="000000" w:themeColor="text1"/>
          <w:sz w:val="32"/>
          <w:szCs w:val="32"/>
        </w:rPr>
      </w:pPr>
      <w:r w:rsidRPr="00FD1D2F">
        <w:rPr>
          <w:rFonts w:ascii="Times New Roman" w:hAnsi="Times New Roman" w:cs="Times New Roman"/>
          <w:color w:val="000000" w:themeColor="text1"/>
          <w:sz w:val="32"/>
          <w:szCs w:val="32"/>
        </w:rPr>
        <w:t>Source of Dataset</w:t>
      </w:r>
    </w:p>
    <w:p w14:paraId="111D2801" w14:textId="77777777" w:rsidR="00444409" w:rsidRPr="00444409" w:rsidRDefault="00444409" w:rsidP="00444409">
      <w:pPr>
        <w:pStyle w:val="Heading4"/>
        <w:spacing w:line="360" w:lineRule="auto"/>
        <w:jc w:val="both"/>
        <w:rPr>
          <w:b w:val="0"/>
          <w:bCs w:val="0"/>
          <w:color w:val="000000" w:themeColor="text1"/>
          <w:sz w:val="28"/>
          <w:szCs w:val="28"/>
          <w:lang w:val="en-US"/>
        </w:rPr>
      </w:pPr>
      <w:r w:rsidRPr="00444409">
        <w:rPr>
          <w:b w:val="0"/>
          <w:bCs w:val="0"/>
          <w:color w:val="000000" w:themeColor="text1"/>
          <w:sz w:val="28"/>
          <w:szCs w:val="28"/>
          <w:lang w:val="en-US"/>
        </w:rPr>
        <w:t>The dataset, flipkart_laptop12.csv, was sourced from Flipkart, a leading e-commerce platform in India renowned for its extensive electronics catalog, including laptops. The dataset includes columns such as Product, Description, Price, Rating, Review, and Offer, providing a rich basis for market analysis.</w:t>
      </w:r>
    </w:p>
    <w:p w14:paraId="02990217" w14:textId="77777777" w:rsidR="00D5167E" w:rsidRPr="00D5167E" w:rsidRDefault="00D5167E" w:rsidP="00D5167E">
      <w:pPr>
        <w:pStyle w:val="Heading4"/>
        <w:spacing w:line="360" w:lineRule="auto"/>
        <w:rPr>
          <w:rFonts w:ascii="Times New Roman" w:hAnsi="Times New Roman" w:cs="Times New Roman"/>
          <w:color w:val="000000" w:themeColor="text1"/>
        </w:rPr>
      </w:pPr>
      <w:r w:rsidRPr="00D5167E">
        <w:rPr>
          <w:rFonts w:ascii="Times New Roman" w:hAnsi="Times New Roman" w:cs="Times New Roman"/>
          <w:color w:val="000000" w:themeColor="text1"/>
        </w:rPr>
        <w:t>Web Scraping Methodology</w:t>
      </w:r>
    </w:p>
    <w:p w14:paraId="42F1D484" w14:textId="77777777" w:rsidR="00D5167E" w:rsidRPr="00D5167E" w:rsidRDefault="00D5167E" w:rsidP="00D5167E">
      <w:pPr>
        <w:pStyle w:val="break-words"/>
        <w:spacing w:line="360" w:lineRule="auto"/>
        <w:rPr>
          <w:color w:val="000000" w:themeColor="text1"/>
        </w:rPr>
      </w:pPr>
      <w:r w:rsidRPr="00D5167E">
        <w:rPr>
          <w:color w:val="000000" w:themeColor="text1"/>
        </w:rPr>
        <w:t xml:space="preserve">The data collection was performed using Python, leveraging the </w:t>
      </w:r>
      <w:r w:rsidRPr="00D5167E">
        <w:rPr>
          <w:rStyle w:val="text-sm"/>
          <w:color w:val="000000" w:themeColor="text1"/>
        </w:rPr>
        <w:t>requests</w:t>
      </w:r>
      <w:r w:rsidRPr="00D5167E">
        <w:rPr>
          <w:color w:val="000000" w:themeColor="text1"/>
        </w:rPr>
        <w:t xml:space="preserve"> library to send HTTP GET requests and the </w:t>
      </w:r>
      <w:r w:rsidRPr="00D5167E">
        <w:rPr>
          <w:rStyle w:val="text-sm"/>
          <w:color w:val="000000" w:themeColor="text1"/>
        </w:rPr>
        <w:t>BeautifulSoup</w:t>
      </w:r>
      <w:r w:rsidRPr="00D5167E">
        <w:rPr>
          <w:color w:val="000000" w:themeColor="text1"/>
        </w:rPr>
        <w:t xml:space="preserve"> library from </w:t>
      </w:r>
      <w:r w:rsidRPr="00D5167E">
        <w:rPr>
          <w:rStyle w:val="text-sm"/>
          <w:color w:val="000000" w:themeColor="text1"/>
        </w:rPr>
        <w:t>bs4</w:t>
      </w:r>
      <w:r w:rsidRPr="00D5167E">
        <w:rPr>
          <w:color w:val="000000" w:themeColor="text1"/>
        </w:rPr>
        <w:t xml:space="preserve"> to parse HTML content. To simulate human browsing behavior and mitigate anti-scraping measures, a rotating list of user agents was implemented, randomly selecting from five browser identifiers (e.g., Chrome, Safari) for each request. SSL verification warnings were disabled to handle certificate issues, though this was noted as a potential area for improvement in production environments.</w:t>
      </w:r>
    </w:p>
    <w:p w14:paraId="5272B395" w14:textId="35B8AAF0" w:rsidR="00D5167E" w:rsidRPr="00D5167E" w:rsidRDefault="00D5167E" w:rsidP="00D5167E">
      <w:pPr>
        <w:pStyle w:val="break-words"/>
        <w:spacing w:line="360" w:lineRule="auto"/>
        <w:rPr>
          <w:color w:val="000000" w:themeColor="text1"/>
        </w:rPr>
      </w:pPr>
      <w:r w:rsidRPr="00D5167E">
        <w:rPr>
          <w:color w:val="000000" w:themeColor="text1"/>
        </w:rPr>
        <w:t>The scraping script targeted the Flipkart search URL for “</w:t>
      </w:r>
      <w:r w:rsidR="00444409">
        <w:rPr>
          <w:color w:val="000000" w:themeColor="text1"/>
        </w:rPr>
        <w:t>laptops</w:t>
      </w:r>
      <w:r w:rsidRPr="00D5167E">
        <w:rPr>
          <w:color w:val="000000" w:themeColor="text1"/>
        </w:rPr>
        <w:t>,” sorted by recency, iterating through 59 pages to capture a broad sample of listings. Each page’s HTML was parsed to identify product containers using specific class identifiers. For each product, the script extracted:</w:t>
      </w:r>
    </w:p>
    <w:p w14:paraId="30AADD24"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t>  Product</w:t>
      </w:r>
      <w:proofErr w:type="gramEnd"/>
      <w:r w:rsidRPr="00444409">
        <w:rPr>
          <w:b/>
          <w:bCs/>
          <w:color w:val="000000" w:themeColor="text1"/>
          <w:lang w:val="en-US"/>
        </w:rPr>
        <w:t xml:space="preserve">: Laptop model names (e.g., “ASUS </w:t>
      </w:r>
      <w:proofErr w:type="spellStart"/>
      <w:r w:rsidRPr="00444409">
        <w:rPr>
          <w:b/>
          <w:bCs/>
          <w:color w:val="000000" w:themeColor="text1"/>
          <w:lang w:val="en-US"/>
        </w:rPr>
        <w:t>Vivobook</w:t>
      </w:r>
      <w:proofErr w:type="spellEnd"/>
      <w:r w:rsidRPr="00444409">
        <w:rPr>
          <w:b/>
          <w:bCs/>
          <w:color w:val="000000" w:themeColor="text1"/>
          <w:lang w:val="en-US"/>
        </w:rPr>
        <w:t xml:space="preserve"> 15”). </w:t>
      </w:r>
    </w:p>
    <w:p w14:paraId="25F28778"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t>  Description</w:t>
      </w:r>
      <w:proofErr w:type="gramEnd"/>
      <w:r w:rsidRPr="00444409">
        <w:rPr>
          <w:b/>
          <w:bCs/>
          <w:color w:val="000000" w:themeColor="text1"/>
          <w:lang w:val="en-US"/>
        </w:rPr>
        <w:t xml:space="preserve">: Specifications like “Intel Core i5, 8 GB RAM, 512 GB SSD.” </w:t>
      </w:r>
    </w:p>
    <w:p w14:paraId="6443D4D1"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t>  Price</w:t>
      </w:r>
      <w:proofErr w:type="gramEnd"/>
      <w:r w:rsidRPr="00444409">
        <w:rPr>
          <w:b/>
          <w:bCs/>
          <w:color w:val="000000" w:themeColor="text1"/>
          <w:lang w:val="en-US"/>
        </w:rPr>
        <w:t xml:space="preserve">: Listed in Indian Rupees (₹) with commas (e.g., ₹34,999). </w:t>
      </w:r>
    </w:p>
    <w:p w14:paraId="1948480B"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t>  Rating</w:t>
      </w:r>
      <w:proofErr w:type="gramEnd"/>
      <w:r w:rsidRPr="00444409">
        <w:rPr>
          <w:b/>
          <w:bCs/>
          <w:color w:val="000000" w:themeColor="text1"/>
          <w:lang w:val="en-US"/>
        </w:rPr>
        <w:t xml:space="preserve">: Numeric (0–5 scale), with occasional missing values. </w:t>
      </w:r>
    </w:p>
    <w:p w14:paraId="050099FA"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t>  Review</w:t>
      </w:r>
      <w:proofErr w:type="gramEnd"/>
      <w:r w:rsidRPr="00444409">
        <w:rPr>
          <w:b/>
          <w:bCs/>
          <w:color w:val="000000" w:themeColor="text1"/>
          <w:lang w:val="en-US"/>
        </w:rPr>
        <w:t xml:space="preserve">: Combined ratings and reviews (e.g., “1,234 Ratings &amp; 567 Reviews”). </w:t>
      </w:r>
    </w:p>
    <w:p w14:paraId="031FC658" w14:textId="77777777" w:rsidR="00444409" w:rsidRPr="00444409" w:rsidRDefault="00444409" w:rsidP="00444409">
      <w:pPr>
        <w:pStyle w:val="break-words"/>
        <w:spacing w:line="360" w:lineRule="auto"/>
        <w:rPr>
          <w:b/>
          <w:bCs/>
          <w:color w:val="000000" w:themeColor="text1"/>
          <w:lang w:val="en-US"/>
        </w:rPr>
      </w:pPr>
      <w:proofErr w:type="gramStart"/>
      <w:r w:rsidRPr="00444409">
        <w:rPr>
          <w:b/>
          <w:bCs/>
          <w:color w:val="000000" w:themeColor="text1"/>
          <w:lang w:val="en-US"/>
        </w:rPr>
        <w:lastRenderedPageBreak/>
        <w:t>  Offer</w:t>
      </w:r>
      <w:proofErr w:type="gramEnd"/>
      <w:r w:rsidRPr="00444409">
        <w:rPr>
          <w:b/>
          <w:bCs/>
          <w:color w:val="000000" w:themeColor="text1"/>
          <w:lang w:val="en-US"/>
        </w:rPr>
        <w:t>: Discount percentage (e.g., “20% off”). Challenges included missing ratings, inconsistent description formats, and the need to parse review counts. These were addressed during preprocessing to ensure data quality.</w:t>
      </w:r>
    </w:p>
    <w:p w14:paraId="0FBD81D8" w14:textId="568F3230" w:rsidR="00D5167E" w:rsidRPr="00D5167E" w:rsidRDefault="00D5167E" w:rsidP="00D5167E">
      <w:pPr>
        <w:pStyle w:val="break-words"/>
        <w:spacing w:line="360" w:lineRule="auto"/>
        <w:rPr>
          <w:color w:val="000000" w:themeColor="text1"/>
        </w:rPr>
      </w:pPr>
      <w:r w:rsidRPr="00D5167E">
        <w:rPr>
          <w:color w:val="000000" w:themeColor="text1"/>
        </w:rPr>
        <w:t xml:space="preserve">To prevent server overload and reduce the risk of IP blocking, a 45-second delay was introduced between requests, though this was later identified as overly conservative. The scraped data was stored in lists and subsequently organized into a pandas DataFrame, which was exported to a CSV file named </w:t>
      </w:r>
      <w:r w:rsidRPr="00D5167E">
        <w:rPr>
          <w:rStyle w:val="text-sm"/>
          <w:color w:val="000000" w:themeColor="text1"/>
        </w:rPr>
        <w:t>flipkart_</w:t>
      </w:r>
      <w:r w:rsidR="00444409">
        <w:rPr>
          <w:rStyle w:val="text-sm"/>
          <w:color w:val="000000" w:themeColor="text1"/>
        </w:rPr>
        <w:t>laptops12</w:t>
      </w:r>
      <w:r w:rsidRPr="00D5167E">
        <w:rPr>
          <w:rStyle w:val="text-sm"/>
          <w:color w:val="000000" w:themeColor="text1"/>
        </w:rPr>
        <w:t>.csv</w:t>
      </w:r>
      <w:r w:rsidRPr="00D5167E">
        <w:rPr>
          <w:color w:val="000000" w:themeColor="text1"/>
        </w:rPr>
        <w:t xml:space="preserve"> for further processing. The script included basic error handling, skipping pages with non-200 HTTP status codes to ensure robustness.</w:t>
      </w:r>
    </w:p>
    <w:p w14:paraId="742B0532" w14:textId="77777777" w:rsidR="00D5167E" w:rsidRPr="00D5167E" w:rsidRDefault="00D5167E" w:rsidP="00D5167E">
      <w:pPr>
        <w:pStyle w:val="Heading4"/>
        <w:rPr>
          <w:rFonts w:ascii="Times New Roman" w:hAnsi="Times New Roman" w:cs="Times New Roman"/>
          <w:color w:val="000000" w:themeColor="text1"/>
        </w:rPr>
      </w:pPr>
      <w:r w:rsidRPr="00D5167E">
        <w:rPr>
          <w:rFonts w:ascii="Times New Roman" w:hAnsi="Times New Roman" w:cs="Times New Roman"/>
          <w:color w:val="000000" w:themeColor="text1"/>
        </w:rPr>
        <w:t>Dataset Characteristics</w:t>
      </w:r>
    </w:p>
    <w:p w14:paraId="3173452D" w14:textId="77777777" w:rsidR="00D5167E" w:rsidRPr="00D5167E" w:rsidRDefault="00D5167E" w:rsidP="00D5167E">
      <w:pPr>
        <w:pStyle w:val="break-words"/>
        <w:spacing w:line="360" w:lineRule="auto"/>
        <w:rPr>
          <w:color w:val="000000" w:themeColor="text1"/>
        </w:rPr>
      </w:pPr>
      <w:r w:rsidRPr="00D5167E">
        <w:rPr>
          <w:color w:val="000000" w:themeColor="text1"/>
        </w:rPr>
        <w:t>The resulting dataset comprised thousands of smartphone listings, capturing a diverse range of brands, price points, and specifications. Initial inspection revealed occasional missing values (e.g., ratings for new products) and inconsistencies in description formats, which were addressed during the data cleaning phase. The dataset’s richness, derived from real-time e-commerce data, provided a solid foundation for exploratory analysis, feature engineering, and predictive modeling.</w:t>
      </w:r>
    </w:p>
    <w:p w14:paraId="2E31AC7C" w14:textId="77777777" w:rsidR="00D5167E" w:rsidRPr="00D5167E" w:rsidRDefault="00D5167E" w:rsidP="00D5167E">
      <w:pPr>
        <w:pStyle w:val="Heading4"/>
        <w:spacing w:line="360" w:lineRule="auto"/>
        <w:rPr>
          <w:rFonts w:ascii="Times New Roman" w:hAnsi="Times New Roman" w:cs="Times New Roman"/>
          <w:color w:val="000000" w:themeColor="text1"/>
        </w:rPr>
      </w:pPr>
      <w:r w:rsidRPr="00D5167E">
        <w:rPr>
          <w:rFonts w:ascii="Times New Roman" w:hAnsi="Times New Roman" w:cs="Times New Roman"/>
          <w:color w:val="000000" w:themeColor="text1"/>
        </w:rPr>
        <w:t>Ethical Considerations</w:t>
      </w:r>
    </w:p>
    <w:p w14:paraId="42B2E26B" w14:textId="77777777" w:rsidR="00D5167E" w:rsidRPr="00D5167E" w:rsidRDefault="00D5167E" w:rsidP="00D5167E">
      <w:pPr>
        <w:pStyle w:val="break-words"/>
        <w:spacing w:line="360" w:lineRule="auto"/>
        <w:rPr>
          <w:color w:val="000000" w:themeColor="text1"/>
        </w:rPr>
      </w:pPr>
      <w:r w:rsidRPr="00D5167E">
        <w:rPr>
          <w:color w:val="000000" w:themeColor="text1"/>
        </w:rPr>
        <w:t>The web scraping process adhered to ethical guidelines by limiting request frequency and avoiding disruption to Flipkart’s servers. However, it is acknowledged that scraping practices must comply with the platform’s terms of service and applicable regulations. For future iterations, obtaining explicit permission or using an official API (if available) would enhance compliance.</w:t>
      </w:r>
    </w:p>
    <w:p w14:paraId="63A506C0" w14:textId="77777777" w:rsidR="00D5167E" w:rsidRPr="00D5167E" w:rsidRDefault="00D5167E" w:rsidP="00D5167E">
      <w:pPr>
        <w:pStyle w:val="break-words"/>
        <w:spacing w:line="360" w:lineRule="auto"/>
        <w:rPr>
          <w:color w:val="000000" w:themeColor="text1"/>
        </w:rPr>
      </w:pPr>
      <w:r w:rsidRPr="00D5167E">
        <w:rPr>
          <w:color w:val="000000" w:themeColor="text1"/>
        </w:rPr>
        <w:t>This dataset, meticulously curated through web scraping, serves as the cornerstone of the project, enabling insights into smartphone market trends and the development of predictive models for price estimation.</w:t>
      </w:r>
    </w:p>
    <w:p w14:paraId="766B4AE9" w14:textId="77777777" w:rsidR="00FD1D2F" w:rsidRPr="00FD1D2F" w:rsidRDefault="00FD1D2F" w:rsidP="00FD1D2F">
      <w:pPr>
        <w:spacing w:before="100" w:beforeAutospacing="1" w:after="100" w:afterAutospacing="1" w:line="360" w:lineRule="auto"/>
        <w:rPr>
          <w:color w:val="000000" w:themeColor="text1"/>
        </w:rPr>
      </w:pPr>
    </w:p>
    <w:p w14:paraId="2E361FD7" w14:textId="2C2C80FA" w:rsidR="00FD1D2F" w:rsidRDefault="000E4B71" w:rsidP="000E4B71">
      <w:pPr>
        <w:jc w:val="both"/>
        <w:rPr>
          <w:sz w:val="36"/>
          <w:szCs w:val="36"/>
        </w:rPr>
      </w:pPr>
      <w:r w:rsidRPr="000E4B71">
        <w:rPr>
          <w:sz w:val="36"/>
          <w:szCs w:val="36"/>
        </w:rPr>
        <w:lastRenderedPageBreak/>
        <w:t xml:space="preserve"> </w:t>
      </w:r>
    </w:p>
    <w:p w14:paraId="1A55DD9C" w14:textId="77777777" w:rsidR="00D5167E" w:rsidRPr="00D5167E" w:rsidRDefault="00D5167E" w:rsidP="00D5167E">
      <w:pPr>
        <w:pStyle w:val="Heading3"/>
        <w:spacing w:line="360" w:lineRule="auto"/>
        <w:jc w:val="center"/>
        <w:rPr>
          <w:rFonts w:ascii="Times New Roman" w:hAnsi="Times New Roman" w:cs="Times New Roman"/>
          <w:color w:val="000000" w:themeColor="text1"/>
          <w:sz w:val="32"/>
          <w:szCs w:val="32"/>
        </w:rPr>
      </w:pPr>
      <w:r w:rsidRPr="00D5167E">
        <w:rPr>
          <w:rFonts w:ascii="Times New Roman" w:hAnsi="Times New Roman" w:cs="Times New Roman"/>
          <w:color w:val="000000" w:themeColor="text1"/>
          <w:sz w:val="32"/>
          <w:szCs w:val="32"/>
        </w:rPr>
        <w:t>Exploratory Data Analysis (EDA)</w:t>
      </w:r>
    </w:p>
    <w:p w14:paraId="59310759" w14:textId="77777777" w:rsidR="00444409" w:rsidRPr="00444409" w:rsidRDefault="00444409" w:rsidP="00444409">
      <w:pPr>
        <w:pStyle w:val="Heading4"/>
        <w:spacing w:line="360" w:lineRule="auto"/>
        <w:jc w:val="both"/>
        <w:rPr>
          <w:b w:val="0"/>
          <w:bCs w:val="0"/>
          <w:i w:val="0"/>
          <w:iCs w:val="0"/>
          <w:color w:val="000000" w:themeColor="text1"/>
          <w:lang w:val="en-US"/>
        </w:rPr>
      </w:pPr>
      <w:r w:rsidRPr="00444409">
        <w:rPr>
          <w:b w:val="0"/>
          <w:bCs w:val="0"/>
          <w:i w:val="0"/>
          <w:iCs w:val="0"/>
          <w:color w:val="000000" w:themeColor="text1"/>
          <w:lang w:val="en-US"/>
        </w:rPr>
        <w:t>EDA was performed on the flipkart_laptop12.csv dataset to uncover patterns, relationships, and anomalies, preparing the data for visualization and potential modeling. The objectives were to understand price distributions, hardware configurations, customer ratings, discounts, and their interplay, with a focus on budget and mid-range laptops (≤₹1,00,000). Python libraries—Pandas, NumPy, Seaborn, and Matplotlib—facilitated data cleaning, statistical analysis, and visualization.</w:t>
      </w:r>
    </w:p>
    <w:p w14:paraId="492070CD" w14:textId="77777777" w:rsidR="00D5167E" w:rsidRPr="00D5167E" w:rsidRDefault="00D5167E" w:rsidP="00D5167E">
      <w:pPr>
        <w:pStyle w:val="Heading4"/>
        <w:spacing w:line="360" w:lineRule="auto"/>
        <w:rPr>
          <w:rFonts w:ascii="Times New Roman" w:hAnsi="Times New Roman" w:cs="Times New Roman"/>
          <w:color w:val="000000" w:themeColor="text1"/>
        </w:rPr>
      </w:pPr>
      <w:r w:rsidRPr="00D5167E">
        <w:rPr>
          <w:rFonts w:ascii="Times New Roman" w:hAnsi="Times New Roman" w:cs="Times New Roman"/>
          <w:color w:val="000000" w:themeColor="text1"/>
        </w:rPr>
        <w:t>Methodology</w:t>
      </w:r>
    </w:p>
    <w:p w14:paraId="7C94424F" w14:textId="77777777" w:rsidR="00D5167E" w:rsidRPr="00D5167E" w:rsidRDefault="00D5167E" w:rsidP="00D5167E">
      <w:pPr>
        <w:pStyle w:val="break-words"/>
        <w:spacing w:line="360" w:lineRule="auto"/>
        <w:rPr>
          <w:color w:val="000000" w:themeColor="text1"/>
        </w:rPr>
      </w:pPr>
      <w:r w:rsidRPr="00D5167E">
        <w:rPr>
          <w:color w:val="000000" w:themeColor="text1"/>
        </w:rPr>
        <w:t>The EDA focused on both numerical features (e.g., price, rating, RAM, storage) and categorical attributes (e.g., brand) extracted from the dataset. The following analyses were performed:</w:t>
      </w:r>
    </w:p>
    <w:p w14:paraId="65B955E4" w14:textId="05C6BC2E" w:rsidR="00444409" w:rsidRPr="00444409" w:rsidRDefault="00444409" w:rsidP="00444409">
      <w:pPr>
        <w:pStyle w:val="Heading4"/>
        <w:spacing w:line="360" w:lineRule="auto"/>
        <w:rPr>
          <w:color w:val="000000" w:themeColor="text1"/>
          <w:lang w:val="en-US"/>
        </w:rPr>
      </w:pPr>
      <w:r>
        <w:rPr>
          <w:color w:val="000000" w:themeColor="text1"/>
          <w:lang w:val="en-US"/>
        </w:rPr>
        <w:lastRenderedPageBreak/>
        <w:t xml:space="preserve">1 </w:t>
      </w:r>
      <w:r w:rsidRPr="00444409">
        <w:rPr>
          <w:color w:val="000000" w:themeColor="text1"/>
          <w:lang w:val="en-US"/>
        </w:rPr>
        <w:t>Data</w:t>
      </w:r>
      <w:r w:rsidRPr="00444409">
        <w:rPr>
          <w:color w:val="000000" w:themeColor="text1"/>
          <w:lang w:val="en-US"/>
        </w:rPr>
        <w:t xml:space="preserve"> Loading and Inspection: </w:t>
      </w:r>
    </w:p>
    <w:p w14:paraId="122103F1" w14:textId="77777777" w:rsidR="00444409" w:rsidRPr="00444409" w:rsidRDefault="00444409" w:rsidP="00444409">
      <w:pPr>
        <w:pStyle w:val="Heading4"/>
        <w:numPr>
          <w:ilvl w:val="0"/>
          <w:numId w:val="46"/>
        </w:numPr>
        <w:spacing w:line="360" w:lineRule="auto"/>
        <w:rPr>
          <w:color w:val="000000" w:themeColor="text1"/>
          <w:lang w:val="en-US"/>
        </w:rPr>
      </w:pPr>
      <w:r w:rsidRPr="00444409">
        <w:rPr>
          <w:color w:val="000000" w:themeColor="text1"/>
          <w:lang w:val="en-US"/>
        </w:rPr>
        <w:t xml:space="preserve">Loaded the dataset using </w:t>
      </w:r>
      <w:proofErr w:type="spellStart"/>
      <w:proofErr w:type="gramStart"/>
      <w:r w:rsidRPr="00444409">
        <w:rPr>
          <w:color w:val="000000" w:themeColor="text1"/>
          <w:lang w:val="en-US"/>
        </w:rPr>
        <w:t>pandas.read</w:t>
      </w:r>
      <w:proofErr w:type="gramEnd"/>
      <w:r w:rsidRPr="00444409">
        <w:rPr>
          <w:color w:val="000000" w:themeColor="text1"/>
          <w:lang w:val="en-US"/>
        </w:rPr>
        <w:t>_csv</w:t>
      </w:r>
      <w:proofErr w:type="spellEnd"/>
      <w:r w:rsidRPr="00444409">
        <w:rPr>
          <w:color w:val="000000" w:themeColor="text1"/>
          <w:lang w:val="en-US"/>
        </w:rPr>
        <w:t>.</w:t>
      </w:r>
    </w:p>
    <w:p w14:paraId="17A0EE8C" w14:textId="77777777" w:rsidR="00444409" w:rsidRPr="00444409" w:rsidRDefault="00444409" w:rsidP="00444409">
      <w:pPr>
        <w:pStyle w:val="Heading4"/>
        <w:numPr>
          <w:ilvl w:val="0"/>
          <w:numId w:val="46"/>
        </w:numPr>
        <w:spacing w:line="360" w:lineRule="auto"/>
        <w:rPr>
          <w:color w:val="000000" w:themeColor="text1"/>
          <w:lang w:val="en-US"/>
        </w:rPr>
      </w:pPr>
      <w:r w:rsidRPr="00444409">
        <w:rPr>
          <w:color w:val="000000" w:themeColor="text1"/>
          <w:lang w:val="en-US"/>
        </w:rPr>
        <w:t>Examined structure (</w:t>
      </w:r>
      <w:proofErr w:type="gramStart"/>
      <w:r w:rsidRPr="00444409">
        <w:rPr>
          <w:color w:val="000000" w:themeColor="text1"/>
          <w:lang w:val="en-US"/>
        </w:rPr>
        <w:t>info(</w:t>
      </w:r>
      <w:proofErr w:type="gramEnd"/>
      <w:r w:rsidRPr="00444409">
        <w:rPr>
          <w:color w:val="000000" w:themeColor="text1"/>
          <w:lang w:val="en-US"/>
        </w:rPr>
        <w:t>)), missing values (</w:t>
      </w:r>
      <w:proofErr w:type="spellStart"/>
      <w:r w:rsidRPr="00444409">
        <w:rPr>
          <w:color w:val="000000" w:themeColor="text1"/>
          <w:lang w:val="en-US"/>
        </w:rPr>
        <w:t>isnull</w:t>
      </w:r>
      <w:proofErr w:type="spellEnd"/>
      <w:r w:rsidRPr="00444409">
        <w:rPr>
          <w:color w:val="000000" w:themeColor="text1"/>
          <w:lang w:val="en-US"/>
        </w:rPr>
        <w:t>().sum()), duplicates, and summary statistics (describe()).</w:t>
      </w:r>
    </w:p>
    <w:p w14:paraId="13EC3AF7" w14:textId="600DB1CE" w:rsidR="00444409" w:rsidRPr="00444409" w:rsidRDefault="00444409" w:rsidP="00444409">
      <w:pPr>
        <w:pStyle w:val="Heading4"/>
        <w:spacing w:line="360" w:lineRule="auto"/>
        <w:rPr>
          <w:color w:val="000000" w:themeColor="text1"/>
          <w:lang w:val="en-US"/>
        </w:rPr>
      </w:pPr>
      <w:proofErr w:type="gramStart"/>
      <w:r>
        <w:rPr>
          <w:color w:val="000000" w:themeColor="text1"/>
          <w:lang w:val="en-US"/>
        </w:rPr>
        <w:t>2</w:t>
      </w:r>
      <w:r w:rsidRPr="00444409">
        <w:rPr>
          <w:color w:val="000000" w:themeColor="text1"/>
          <w:lang w:val="en-US"/>
        </w:rPr>
        <w:t xml:space="preserve">  Data</w:t>
      </w:r>
      <w:proofErr w:type="gramEnd"/>
      <w:r w:rsidRPr="00444409">
        <w:rPr>
          <w:color w:val="000000" w:themeColor="text1"/>
          <w:lang w:val="en-US"/>
        </w:rPr>
        <w:t xml:space="preserve"> Cleaning: </w:t>
      </w:r>
    </w:p>
    <w:p w14:paraId="689EE1DB"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Removed currency symbols (₹) and commas from Price, converting to float.</w:t>
      </w:r>
    </w:p>
    <w:p w14:paraId="324B7D61"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Extracted discount percentages from Offer (e.g., “20% off” to 20.0).</w:t>
      </w:r>
    </w:p>
    <w:p w14:paraId="1515BE85"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Split Review into Ratings and Reviews counts using string parsing.</w:t>
      </w:r>
    </w:p>
    <w:p w14:paraId="7E3AA458"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Extracted Processor (e.g., Intel Core, AMD Ryzen), RAM (e.g., 8 GB), and Storage (e.g., 512 GB) from Description using regex.</w:t>
      </w:r>
    </w:p>
    <w:p w14:paraId="2ABFAE5E"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Imputed missing Rating with the mean and set missing Ratings/Reviews to 0.</w:t>
      </w:r>
    </w:p>
    <w:p w14:paraId="1691234B"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Removed outliers in numerical columns (Price, Rating, Offer, RAM, Storage) using z-scores (|z| &gt; 3).</w:t>
      </w:r>
    </w:p>
    <w:p w14:paraId="5903B13D" w14:textId="77777777" w:rsidR="00444409" w:rsidRPr="00444409" w:rsidRDefault="00444409" w:rsidP="00444409">
      <w:pPr>
        <w:pStyle w:val="Heading4"/>
        <w:numPr>
          <w:ilvl w:val="0"/>
          <w:numId w:val="47"/>
        </w:numPr>
        <w:spacing w:line="360" w:lineRule="auto"/>
        <w:rPr>
          <w:color w:val="000000" w:themeColor="text1"/>
          <w:lang w:val="en-US"/>
        </w:rPr>
      </w:pPr>
      <w:r w:rsidRPr="00444409">
        <w:rPr>
          <w:color w:val="000000" w:themeColor="text1"/>
          <w:lang w:val="en-US"/>
        </w:rPr>
        <w:t>Retained key columns: Product, Price, Rating, Offer, Ratings, Reviews, Processor, RAM, Storage.</w:t>
      </w:r>
    </w:p>
    <w:p w14:paraId="7DB34573" w14:textId="102108DB" w:rsidR="00444409" w:rsidRPr="00444409" w:rsidRDefault="00444409" w:rsidP="00444409">
      <w:pPr>
        <w:pStyle w:val="Heading4"/>
        <w:spacing w:line="360" w:lineRule="auto"/>
        <w:rPr>
          <w:color w:val="000000" w:themeColor="text1"/>
          <w:lang w:val="en-US"/>
        </w:rPr>
      </w:pPr>
      <w:proofErr w:type="gramStart"/>
      <w:r>
        <w:rPr>
          <w:color w:val="000000" w:themeColor="text1"/>
          <w:lang w:val="en-US"/>
        </w:rPr>
        <w:t>3</w:t>
      </w:r>
      <w:r w:rsidRPr="00444409">
        <w:rPr>
          <w:color w:val="000000" w:themeColor="text1"/>
          <w:lang w:val="en-US"/>
        </w:rPr>
        <w:t xml:space="preserve">  Analysis</w:t>
      </w:r>
      <w:proofErr w:type="gramEnd"/>
      <w:r w:rsidRPr="00444409">
        <w:rPr>
          <w:color w:val="000000" w:themeColor="text1"/>
          <w:lang w:val="en-US"/>
        </w:rPr>
        <w:t xml:space="preserve"> Types: </w:t>
      </w:r>
    </w:p>
    <w:p w14:paraId="617C5A3E" w14:textId="77777777" w:rsidR="00444409" w:rsidRPr="00444409" w:rsidRDefault="00444409" w:rsidP="00444409">
      <w:pPr>
        <w:pStyle w:val="Heading4"/>
        <w:numPr>
          <w:ilvl w:val="0"/>
          <w:numId w:val="48"/>
        </w:numPr>
        <w:spacing w:line="360" w:lineRule="auto"/>
        <w:rPr>
          <w:color w:val="000000" w:themeColor="text1"/>
          <w:lang w:val="en-US"/>
        </w:rPr>
      </w:pPr>
      <w:r w:rsidRPr="00444409">
        <w:rPr>
          <w:color w:val="000000" w:themeColor="text1"/>
          <w:lang w:val="en-US"/>
        </w:rPr>
        <w:t>Distribution Analysis: Studied Price and Storage distributions to identify market segments.</w:t>
      </w:r>
    </w:p>
    <w:p w14:paraId="7A9ED3F6" w14:textId="77777777" w:rsidR="00444409" w:rsidRPr="00444409" w:rsidRDefault="00444409" w:rsidP="00444409">
      <w:pPr>
        <w:pStyle w:val="Heading4"/>
        <w:numPr>
          <w:ilvl w:val="0"/>
          <w:numId w:val="48"/>
        </w:numPr>
        <w:spacing w:line="360" w:lineRule="auto"/>
        <w:rPr>
          <w:color w:val="000000" w:themeColor="text1"/>
          <w:lang w:val="en-US"/>
        </w:rPr>
      </w:pPr>
      <w:r w:rsidRPr="00444409">
        <w:rPr>
          <w:color w:val="000000" w:themeColor="text1"/>
          <w:lang w:val="en-US"/>
        </w:rPr>
        <w:t>Categorical Analysis: Examined Processor and RAM frequencies for hardware trends.</w:t>
      </w:r>
    </w:p>
    <w:p w14:paraId="3A368399" w14:textId="77777777" w:rsidR="00444409" w:rsidRPr="00444409" w:rsidRDefault="00444409" w:rsidP="00444409">
      <w:pPr>
        <w:pStyle w:val="Heading4"/>
        <w:numPr>
          <w:ilvl w:val="0"/>
          <w:numId w:val="48"/>
        </w:numPr>
        <w:spacing w:line="360" w:lineRule="auto"/>
        <w:rPr>
          <w:color w:val="000000" w:themeColor="text1"/>
          <w:lang w:val="en-US"/>
        </w:rPr>
      </w:pPr>
      <w:r w:rsidRPr="00444409">
        <w:rPr>
          <w:color w:val="000000" w:themeColor="text1"/>
          <w:lang w:val="en-US"/>
        </w:rPr>
        <w:t>Relationship Analysis: Explored Price vs. Rating and Offer vs. RAM relationships.</w:t>
      </w:r>
    </w:p>
    <w:p w14:paraId="58634864" w14:textId="77777777" w:rsidR="00444409" w:rsidRPr="00444409" w:rsidRDefault="00444409" w:rsidP="00444409">
      <w:pPr>
        <w:pStyle w:val="Heading4"/>
        <w:numPr>
          <w:ilvl w:val="0"/>
          <w:numId w:val="48"/>
        </w:numPr>
        <w:spacing w:line="360" w:lineRule="auto"/>
        <w:rPr>
          <w:color w:val="000000" w:themeColor="text1"/>
          <w:lang w:val="en-US"/>
        </w:rPr>
      </w:pPr>
      <w:r w:rsidRPr="00444409">
        <w:rPr>
          <w:color w:val="000000" w:themeColor="text1"/>
          <w:lang w:val="en-US"/>
        </w:rPr>
        <w:lastRenderedPageBreak/>
        <w:t>Popularity Analysis: Identified top-reviewed laptops to gauge consumer engagement.</w:t>
      </w:r>
    </w:p>
    <w:p w14:paraId="73DD0CED" w14:textId="406C2C9B" w:rsidR="00444409" w:rsidRPr="00444409" w:rsidRDefault="00444409" w:rsidP="00444409">
      <w:pPr>
        <w:pStyle w:val="Heading4"/>
        <w:spacing w:line="360" w:lineRule="auto"/>
        <w:rPr>
          <w:color w:val="000000" w:themeColor="text1"/>
          <w:lang w:val="en-US"/>
        </w:rPr>
      </w:pPr>
      <w:proofErr w:type="gramStart"/>
      <w:r>
        <w:rPr>
          <w:color w:val="000000" w:themeColor="text1"/>
          <w:lang w:val="en-US"/>
        </w:rPr>
        <w:t>4</w:t>
      </w:r>
      <w:r w:rsidRPr="00444409">
        <w:rPr>
          <w:color w:val="000000" w:themeColor="text1"/>
          <w:lang w:val="en-US"/>
        </w:rPr>
        <w:t xml:space="preserve">  Visualizations</w:t>
      </w:r>
      <w:proofErr w:type="gramEnd"/>
      <w:r w:rsidRPr="00444409">
        <w:rPr>
          <w:color w:val="000000" w:themeColor="text1"/>
          <w:lang w:val="en-US"/>
        </w:rPr>
        <w:t xml:space="preserve">: </w:t>
      </w:r>
    </w:p>
    <w:p w14:paraId="0245CFD2" w14:textId="77777777" w:rsidR="00444409" w:rsidRPr="00444409" w:rsidRDefault="00444409" w:rsidP="00444409">
      <w:pPr>
        <w:pStyle w:val="Heading4"/>
        <w:numPr>
          <w:ilvl w:val="0"/>
          <w:numId w:val="49"/>
        </w:numPr>
        <w:spacing w:line="360" w:lineRule="auto"/>
        <w:rPr>
          <w:color w:val="000000" w:themeColor="text1"/>
          <w:lang w:val="en-US"/>
        </w:rPr>
      </w:pPr>
      <w:r w:rsidRPr="00444409">
        <w:rPr>
          <w:color w:val="000000" w:themeColor="text1"/>
          <w:lang w:val="en-US"/>
        </w:rPr>
        <w:t>Generated six visualizations: histogram (price), box plot (rating by processor), bar plot (discount by RAM), horizontal bar plot (top reviews), scatter plot (price vs. rating), and pie chart (storage).</w:t>
      </w:r>
    </w:p>
    <w:p w14:paraId="3D3108BA" w14:textId="77777777" w:rsidR="00D5167E" w:rsidRPr="00D5167E" w:rsidRDefault="00D5167E" w:rsidP="00D5167E">
      <w:pPr>
        <w:pStyle w:val="Heading4"/>
        <w:spacing w:line="360" w:lineRule="auto"/>
        <w:rPr>
          <w:rFonts w:ascii="Times New Roman" w:hAnsi="Times New Roman" w:cs="Times New Roman"/>
          <w:color w:val="000000" w:themeColor="text1"/>
        </w:rPr>
      </w:pPr>
      <w:r w:rsidRPr="00D5167E">
        <w:rPr>
          <w:rFonts w:ascii="Times New Roman" w:hAnsi="Times New Roman" w:cs="Times New Roman"/>
          <w:color w:val="000000" w:themeColor="text1"/>
        </w:rPr>
        <w:t>Key Findings</w:t>
      </w:r>
    </w:p>
    <w:p w14:paraId="1D288CE2" w14:textId="77777777" w:rsidR="00D5167E" w:rsidRPr="00D5167E" w:rsidRDefault="00D5167E" w:rsidP="00D5167E">
      <w:pPr>
        <w:pStyle w:val="break-words"/>
        <w:spacing w:line="360" w:lineRule="auto"/>
        <w:rPr>
          <w:color w:val="000000" w:themeColor="text1"/>
        </w:rPr>
      </w:pPr>
      <w:r w:rsidRPr="00D5167E">
        <w:rPr>
          <w:color w:val="000000" w:themeColor="text1"/>
        </w:rPr>
        <w:t>The EDA revealed several insights critical to understanding the smartphone market and guiding model development:</w:t>
      </w:r>
    </w:p>
    <w:p w14:paraId="113B82D6" w14:textId="5B86D425" w:rsidR="00444409" w:rsidRPr="00444409" w:rsidRDefault="00444409" w:rsidP="00444409">
      <w:pPr>
        <w:pStyle w:val="Heading4"/>
        <w:spacing w:line="360" w:lineRule="auto"/>
        <w:jc w:val="both"/>
        <w:rPr>
          <w:b w:val="0"/>
          <w:bCs w:val="0"/>
          <w:i w:val="0"/>
          <w:iCs w:val="0"/>
          <w:color w:val="000000" w:themeColor="text1"/>
          <w:lang w:val="en-US"/>
        </w:rPr>
      </w:pPr>
      <w:r w:rsidRPr="00444409">
        <w:rPr>
          <w:i w:val="0"/>
          <w:iCs w:val="0"/>
          <w:color w:val="000000" w:themeColor="text1"/>
          <w:lang w:val="en-US"/>
        </w:rPr>
        <w:t>1</w:t>
      </w:r>
      <w:r w:rsidRPr="00444409">
        <w:rPr>
          <w:i w:val="0"/>
          <w:iCs w:val="0"/>
          <w:color w:val="000000" w:themeColor="text1"/>
          <w:lang w:val="en-US"/>
        </w:rPr>
        <w:t xml:space="preserve"> Price Distribution</w:t>
      </w:r>
      <w:r w:rsidRPr="00444409">
        <w:rPr>
          <w:b w:val="0"/>
          <w:bCs w:val="0"/>
          <w:i w:val="0"/>
          <w:iCs w:val="0"/>
          <w:color w:val="000000" w:themeColor="text1"/>
          <w:lang w:val="en-US"/>
        </w:rPr>
        <w:t xml:space="preserve">: Right-skewed, with most laptops priced between ₹20,000–₹60,000, peaking around ₹40,000, indicating a strong mid-range market. </w:t>
      </w:r>
    </w:p>
    <w:p w14:paraId="331700CB" w14:textId="2192A690" w:rsidR="00444409" w:rsidRPr="00444409" w:rsidRDefault="00444409" w:rsidP="00444409">
      <w:pPr>
        <w:pStyle w:val="Heading4"/>
        <w:spacing w:line="360" w:lineRule="auto"/>
        <w:jc w:val="both"/>
        <w:rPr>
          <w:b w:val="0"/>
          <w:bCs w:val="0"/>
          <w:i w:val="0"/>
          <w:iCs w:val="0"/>
          <w:color w:val="000000" w:themeColor="text1"/>
          <w:lang w:val="en-US"/>
        </w:rPr>
      </w:pPr>
      <w:r w:rsidRPr="00444409">
        <w:rPr>
          <w:i w:val="0"/>
          <w:iCs w:val="0"/>
          <w:color w:val="000000" w:themeColor="text1"/>
          <w:lang w:val="en-US"/>
        </w:rPr>
        <w:t>2</w:t>
      </w:r>
      <w:r w:rsidRPr="00444409">
        <w:rPr>
          <w:i w:val="0"/>
          <w:iCs w:val="0"/>
          <w:color w:val="000000" w:themeColor="text1"/>
          <w:lang w:val="en-US"/>
        </w:rPr>
        <w:t xml:space="preserve"> Ratings</w:t>
      </w:r>
      <w:r w:rsidRPr="00444409">
        <w:rPr>
          <w:b w:val="0"/>
          <w:bCs w:val="0"/>
          <w:i w:val="0"/>
          <w:iCs w:val="0"/>
          <w:color w:val="000000" w:themeColor="text1"/>
          <w:lang w:val="en-US"/>
        </w:rPr>
        <w:t xml:space="preserve">: Left-skewed, clustering at 4.0–4.5, suggesting high customer satisfaction but limited variability for analysis. </w:t>
      </w:r>
    </w:p>
    <w:p w14:paraId="1486364D" w14:textId="09BB4276" w:rsidR="00444409" w:rsidRPr="00444409" w:rsidRDefault="00444409" w:rsidP="00444409">
      <w:pPr>
        <w:pStyle w:val="Heading4"/>
        <w:spacing w:line="360" w:lineRule="auto"/>
        <w:jc w:val="both"/>
        <w:rPr>
          <w:b w:val="0"/>
          <w:bCs w:val="0"/>
          <w:i w:val="0"/>
          <w:iCs w:val="0"/>
          <w:color w:val="000000" w:themeColor="text1"/>
          <w:lang w:val="en-US"/>
        </w:rPr>
      </w:pPr>
      <w:proofErr w:type="gramStart"/>
      <w:r w:rsidRPr="00444409">
        <w:rPr>
          <w:i w:val="0"/>
          <w:iCs w:val="0"/>
          <w:color w:val="000000" w:themeColor="text1"/>
          <w:lang w:val="en-US"/>
        </w:rPr>
        <w:t>3</w:t>
      </w:r>
      <w:r w:rsidRPr="00444409">
        <w:rPr>
          <w:i w:val="0"/>
          <w:iCs w:val="0"/>
          <w:color w:val="000000" w:themeColor="text1"/>
          <w:lang w:val="en-US"/>
        </w:rPr>
        <w:t xml:space="preserve">  Hardware</w:t>
      </w:r>
      <w:proofErr w:type="gramEnd"/>
      <w:r w:rsidRPr="00444409">
        <w:rPr>
          <w:i w:val="0"/>
          <w:iCs w:val="0"/>
          <w:color w:val="000000" w:themeColor="text1"/>
          <w:lang w:val="en-US"/>
        </w:rPr>
        <w:t xml:space="preserve"> Trends</w:t>
      </w:r>
      <w:r w:rsidRPr="00444409">
        <w:rPr>
          <w:b w:val="0"/>
          <w:bCs w:val="0"/>
          <w:i w:val="0"/>
          <w:iCs w:val="0"/>
          <w:color w:val="000000" w:themeColor="text1"/>
          <w:lang w:val="en-US"/>
        </w:rPr>
        <w:t xml:space="preserve">: 8GB RAM and 512GB storage are prevalent, reflecting consumer preference for balanced performance. Intel Core and AMD Ryzen dominate processors. </w:t>
      </w:r>
    </w:p>
    <w:p w14:paraId="7BDDF78B" w14:textId="4E0B5D4F" w:rsidR="00444409" w:rsidRPr="00444409" w:rsidRDefault="00444409" w:rsidP="00444409">
      <w:pPr>
        <w:pStyle w:val="Heading4"/>
        <w:spacing w:line="360" w:lineRule="auto"/>
        <w:jc w:val="both"/>
        <w:rPr>
          <w:b w:val="0"/>
          <w:bCs w:val="0"/>
          <w:i w:val="0"/>
          <w:iCs w:val="0"/>
          <w:color w:val="000000" w:themeColor="text1"/>
          <w:lang w:val="en-US"/>
        </w:rPr>
      </w:pPr>
      <w:r w:rsidRPr="00444409">
        <w:rPr>
          <w:i w:val="0"/>
          <w:iCs w:val="0"/>
          <w:color w:val="000000" w:themeColor="text1"/>
          <w:lang w:val="en-US"/>
        </w:rPr>
        <w:t>4</w:t>
      </w:r>
      <w:r w:rsidRPr="00444409">
        <w:rPr>
          <w:i w:val="0"/>
          <w:iCs w:val="0"/>
          <w:color w:val="000000" w:themeColor="text1"/>
          <w:lang w:val="en-US"/>
        </w:rPr>
        <w:t xml:space="preserve"> Discounts</w:t>
      </w:r>
      <w:r w:rsidRPr="00444409">
        <w:rPr>
          <w:b w:val="0"/>
          <w:bCs w:val="0"/>
          <w:i w:val="0"/>
          <w:iCs w:val="0"/>
          <w:color w:val="000000" w:themeColor="text1"/>
          <w:lang w:val="en-US"/>
        </w:rPr>
        <w:t xml:space="preserve">: 8GB RAM laptops often receive 15–25% discounts, signaling competitive pricing strategies. </w:t>
      </w:r>
    </w:p>
    <w:p w14:paraId="0D6E8BF5" w14:textId="2B838CA9" w:rsidR="00444409" w:rsidRPr="00444409" w:rsidRDefault="00444409" w:rsidP="00444409">
      <w:pPr>
        <w:pStyle w:val="Heading4"/>
        <w:spacing w:line="360" w:lineRule="auto"/>
        <w:jc w:val="both"/>
        <w:rPr>
          <w:b w:val="0"/>
          <w:bCs w:val="0"/>
          <w:i w:val="0"/>
          <w:iCs w:val="0"/>
          <w:color w:val="000000" w:themeColor="text1"/>
          <w:lang w:val="en-US"/>
        </w:rPr>
      </w:pPr>
      <w:proofErr w:type="gramStart"/>
      <w:r w:rsidRPr="00444409">
        <w:rPr>
          <w:i w:val="0"/>
          <w:iCs w:val="0"/>
          <w:color w:val="000000" w:themeColor="text1"/>
          <w:lang w:val="en-US"/>
        </w:rPr>
        <w:t>5</w:t>
      </w:r>
      <w:r w:rsidRPr="00444409">
        <w:rPr>
          <w:i w:val="0"/>
          <w:iCs w:val="0"/>
          <w:color w:val="000000" w:themeColor="text1"/>
          <w:lang w:val="en-US"/>
        </w:rPr>
        <w:t xml:space="preserve">  Popularity</w:t>
      </w:r>
      <w:proofErr w:type="gramEnd"/>
      <w:r w:rsidRPr="00444409">
        <w:rPr>
          <w:b w:val="0"/>
          <w:bCs w:val="0"/>
          <w:i w:val="0"/>
          <w:iCs w:val="0"/>
          <w:color w:val="000000" w:themeColor="text1"/>
          <w:lang w:val="en-US"/>
        </w:rPr>
        <w:t xml:space="preserve">: Laptops like ASUS </w:t>
      </w:r>
      <w:proofErr w:type="spellStart"/>
      <w:r w:rsidRPr="00444409">
        <w:rPr>
          <w:b w:val="0"/>
          <w:bCs w:val="0"/>
          <w:i w:val="0"/>
          <w:iCs w:val="0"/>
          <w:color w:val="000000" w:themeColor="text1"/>
          <w:lang w:val="en-US"/>
        </w:rPr>
        <w:t>Vivobook</w:t>
      </w:r>
      <w:proofErr w:type="spellEnd"/>
      <w:r w:rsidRPr="00444409">
        <w:rPr>
          <w:b w:val="0"/>
          <w:bCs w:val="0"/>
          <w:i w:val="0"/>
          <w:iCs w:val="0"/>
          <w:color w:val="000000" w:themeColor="text1"/>
          <w:lang w:val="en-US"/>
        </w:rPr>
        <w:t xml:space="preserve"> and Lenovo </w:t>
      </w:r>
      <w:proofErr w:type="spellStart"/>
      <w:r w:rsidRPr="00444409">
        <w:rPr>
          <w:b w:val="0"/>
          <w:bCs w:val="0"/>
          <w:i w:val="0"/>
          <w:iCs w:val="0"/>
          <w:color w:val="000000" w:themeColor="text1"/>
          <w:lang w:val="en-US"/>
        </w:rPr>
        <w:t>Ideapad</w:t>
      </w:r>
      <w:proofErr w:type="spellEnd"/>
      <w:r w:rsidRPr="00444409">
        <w:rPr>
          <w:b w:val="0"/>
          <w:bCs w:val="0"/>
          <w:i w:val="0"/>
          <w:iCs w:val="0"/>
          <w:color w:val="000000" w:themeColor="text1"/>
          <w:lang w:val="en-US"/>
        </w:rPr>
        <w:t xml:space="preserve"> lead in review counts, indicating high market engagement. </w:t>
      </w:r>
    </w:p>
    <w:p w14:paraId="64FBDE3D" w14:textId="3161BA58" w:rsidR="00444409" w:rsidRDefault="00444409" w:rsidP="00444409">
      <w:pPr>
        <w:pStyle w:val="Heading4"/>
        <w:spacing w:line="360" w:lineRule="auto"/>
        <w:jc w:val="both"/>
        <w:rPr>
          <w:b w:val="0"/>
          <w:bCs w:val="0"/>
          <w:i w:val="0"/>
          <w:iCs w:val="0"/>
          <w:color w:val="000000" w:themeColor="text1"/>
          <w:lang w:val="en-US"/>
        </w:rPr>
      </w:pPr>
      <w:r w:rsidRPr="00444409">
        <w:rPr>
          <w:i w:val="0"/>
          <w:iCs w:val="0"/>
          <w:color w:val="000000" w:themeColor="text1"/>
          <w:lang w:val="en-US"/>
        </w:rPr>
        <w:t>6</w:t>
      </w:r>
      <w:r w:rsidRPr="00444409">
        <w:rPr>
          <w:i w:val="0"/>
          <w:iCs w:val="0"/>
          <w:color w:val="000000" w:themeColor="text1"/>
          <w:lang w:val="en-US"/>
        </w:rPr>
        <w:t xml:space="preserve"> Relationships</w:t>
      </w:r>
      <w:r w:rsidRPr="00444409">
        <w:rPr>
          <w:b w:val="0"/>
          <w:bCs w:val="0"/>
          <w:i w:val="0"/>
          <w:iCs w:val="0"/>
          <w:color w:val="000000" w:themeColor="text1"/>
          <w:lang w:val="en-US"/>
        </w:rPr>
        <w:t>: Weak correlation between price and rating, suggesting budget laptops can achieve high satisfaction.</w:t>
      </w:r>
    </w:p>
    <w:p w14:paraId="7767485C" w14:textId="77777777" w:rsidR="00444409" w:rsidRDefault="00444409" w:rsidP="00444409">
      <w:pPr>
        <w:rPr>
          <w:lang w:val="en-US"/>
        </w:rPr>
      </w:pPr>
    </w:p>
    <w:p w14:paraId="262BF657" w14:textId="77777777" w:rsidR="00444409" w:rsidRDefault="00444409" w:rsidP="00444409">
      <w:pPr>
        <w:rPr>
          <w:lang w:val="en-US"/>
        </w:rPr>
      </w:pPr>
    </w:p>
    <w:p w14:paraId="420BE794" w14:textId="77777777" w:rsidR="00444409" w:rsidRDefault="00444409" w:rsidP="00444409">
      <w:pPr>
        <w:rPr>
          <w:lang w:val="en-US"/>
        </w:rPr>
      </w:pPr>
    </w:p>
    <w:p w14:paraId="2729FD39" w14:textId="77777777" w:rsidR="00444409" w:rsidRDefault="00444409" w:rsidP="00444409">
      <w:pPr>
        <w:rPr>
          <w:lang w:val="en-US"/>
        </w:rPr>
      </w:pPr>
    </w:p>
    <w:p w14:paraId="21858546" w14:textId="77777777" w:rsidR="00444409" w:rsidRDefault="00444409" w:rsidP="00444409">
      <w:pPr>
        <w:rPr>
          <w:lang w:val="en-US"/>
        </w:rPr>
      </w:pPr>
    </w:p>
    <w:p w14:paraId="0834BFBE" w14:textId="77777777" w:rsidR="00444409" w:rsidRPr="00444409" w:rsidRDefault="00444409" w:rsidP="00444409">
      <w:pPr>
        <w:rPr>
          <w:b/>
          <w:bCs/>
          <w:sz w:val="40"/>
          <w:szCs w:val="40"/>
          <w:lang w:val="en-US"/>
        </w:rPr>
      </w:pPr>
    </w:p>
    <w:p w14:paraId="6711CC54" w14:textId="77777777" w:rsidR="00444409" w:rsidRPr="00444409" w:rsidRDefault="00444409" w:rsidP="00444409">
      <w:pPr>
        <w:jc w:val="both"/>
        <w:rPr>
          <w:rFonts w:eastAsiaTheme="majorEastAsia"/>
          <w:b/>
          <w:bCs/>
          <w:color w:val="000000" w:themeColor="text1"/>
          <w:sz w:val="40"/>
          <w:szCs w:val="40"/>
          <w:lang w:val="en-US"/>
        </w:rPr>
      </w:pPr>
      <w:r w:rsidRPr="00444409">
        <w:rPr>
          <w:rFonts w:eastAsiaTheme="majorEastAsia"/>
          <w:b/>
          <w:bCs/>
          <w:color w:val="000000" w:themeColor="text1"/>
          <w:sz w:val="40"/>
          <w:szCs w:val="40"/>
          <w:lang w:val="en-US"/>
        </w:rPr>
        <w:t>Implications</w:t>
      </w:r>
    </w:p>
    <w:p w14:paraId="02C6201C" w14:textId="77777777" w:rsidR="00444409" w:rsidRDefault="00444409" w:rsidP="00444409">
      <w:pPr>
        <w:jc w:val="both"/>
        <w:rPr>
          <w:rFonts w:eastAsiaTheme="majorEastAsia"/>
          <w:color w:val="000000" w:themeColor="text1"/>
          <w:lang w:val="en-US"/>
        </w:rPr>
      </w:pPr>
    </w:p>
    <w:p w14:paraId="4325DD9F" w14:textId="77777777" w:rsidR="00444409" w:rsidRDefault="00444409" w:rsidP="00444409">
      <w:pPr>
        <w:jc w:val="both"/>
        <w:rPr>
          <w:rFonts w:eastAsiaTheme="majorEastAsia"/>
          <w:color w:val="000000" w:themeColor="text1"/>
          <w:lang w:val="en-US"/>
        </w:rPr>
      </w:pPr>
    </w:p>
    <w:p w14:paraId="64C7282E" w14:textId="05CA7637" w:rsidR="00444409" w:rsidRPr="00444409" w:rsidRDefault="00444409" w:rsidP="00444409">
      <w:pPr>
        <w:jc w:val="both"/>
        <w:rPr>
          <w:rFonts w:eastAsiaTheme="majorEastAsia"/>
          <w:color w:val="000000" w:themeColor="text1"/>
          <w:lang w:val="en-US"/>
        </w:rPr>
      </w:pPr>
      <w:r w:rsidRPr="00444409">
        <w:rPr>
          <w:rFonts w:eastAsiaTheme="majorEastAsia"/>
          <w:color w:val="000000" w:themeColor="text1"/>
          <w:lang w:val="en-US"/>
        </w:rPr>
        <w:t>The EDA highlights a competitive mid-range laptop market driven by hardware specifications (RAM, storage, processor). High ratings across models suggest quality consistency, while discounts target popular configurations. These insights inform visualization objectives and lay the groundwork for predictive modeling by identifying key features.</w:t>
      </w:r>
    </w:p>
    <w:p w14:paraId="475D4CFE" w14:textId="77777777" w:rsidR="00444409" w:rsidRDefault="00444409" w:rsidP="00444409">
      <w:pPr>
        <w:jc w:val="both"/>
        <w:rPr>
          <w:rFonts w:eastAsiaTheme="majorEastAsia"/>
          <w:color w:val="000000" w:themeColor="text1"/>
          <w:lang w:val="en-US"/>
        </w:rPr>
      </w:pPr>
      <w:r w:rsidRPr="00444409">
        <w:rPr>
          <w:rFonts w:eastAsiaTheme="majorEastAsia"/>
          <w:color w:val="000000" w:themeColor="text1"/>
          <w:lang w:val="en-US"/>
        </w:rPr>
        <w:t>Limitations</w:t>
      </w:r>
    </w:p>
    <w:p w14:paraId="1F976DF7" w14:textId="77777777" w:rsidR="00444409" w:rsidRDefault="00444409" w:rsidP="00444409">
      <w:pPr>
        <w:jc w:val="both"/>
        <w:rPr>
          <w:rFonts w:eastAsiaTheme="majorEastAsia"/>
          <w:color w:val="000000" w:themeColor="text1"/>
          <w:lang w:val="en-US"/>
        </w:rPr>
      </w:pPr>
    </w:p>
    <w:p w14:paraId="492A843F" w14:textId="77777777" w:rsidR="00444409" w:rsidRPr="00444409" w:rsidRDefault="00444409" w:rsidP="00444409">
      <w:pPr>
        <w:jc w:val="both"/>
        <w:rPr>
          <w:rFonts w:eastAsiaTheme="majorEastAsia"/>
          <w:color w:val="000000" w:themeColor="text1"/>
          <w:lang w:val="en-US"/>
        </w:rPr>
      </w:pPr>
    </w:p>
    <w:p w14:paraId="615F95C5" w14:textId="77777777" w:rsidR="00444409" w:rsidRPr="00444409" w:rsidRDefault="00444409" w:rsidP="00444409">
      <w:pPr>
        <w:numPr>
          <w:ilvl w:val="0"/>
          <w:numId w:val="50"/>
        </w:numPr>
        <w:jc w:val="both"/>
        <w:rPr>
          <w:rFonts w:eastAsiaTheme="majorEastAsia"/>
          <w:color w:val="000000" w:themeColor="text1"/>
          <w:lang w:val="en-US"/>
        </w:rPr>
      </w:pPr>
      <w:r w:rsidRPr="00444409">
        <w:rPr>
          <w:rFonts w:eastAsiaTheme="majorEastAsia"/>
          <w:color w:val="000000" w:themeColor="text1"/>
          <w:lang w:val="en-US"/>
        </w:rPr>
        <w:t>Inconsistent Description formats may lead to parsing errors (e.g., missing RAM or storage details).</w:t>
      </w:r>
    </w:p>
    <w:p w14:paraId="2B019D2E" w14:textId="77777777" w:rsidR="00444409" w:rsidRPr="00444409" w:rsidRDefault="00444409" w:rsidP="00444409">
      <w:pPr>
        <w:numPr>
          <w:ilvl w:val="0"/>
          <w:numId w:val="50"/>
        </w:numPr>
        <w:jc w:val="both"/>
        <w:rPr>
          <w:rFonts w:eastAsiaTheme="majorEastAsia"/>
          <w:color w:val="000000" w:themeColor="text1"/>
          <w:lang w:val="en-US"/>
        </w:rPr>
      </w:pPr>
      <w:r w:rsidRPr="00444409">
        <w:rPr>
          <w:rFonts w:eastAsiaTheme="majorEastAsia"/>
          <w:color w:val="000000" w:themeColor="text1"/>
          <w:lang w:val="en-US"/>
        </w:rPr>
        <w:t>Missing ratings for new laptops may bias averages.</w:t>
      </w:r>
    </w:p>
    <w:p w14:paraId="77F7B5CA" w14:textId="77777777" w:rsidR="00444409" w:rsidRPr="00444409" w:rsidRDefault="00444409" w:rsidP="00444409">
      <w:pPr>
        <w:numPr>
          <w:ilvl w:val="0"/>
          <w:numId w:val="50"/>
        </w:numPr>
        <w:jc w:val="both"/>
        <w:rPr>
          <w:rFonts w:eastAsiaTheme="majorEastAsia"/>
          <w:color w:val="000000" w:themeColor="text1"/>
          <w:lang w:val="en-US"/>
        </w:rPr>
      </w:pPr>
      <w:r w:rsidRPr="00444409">
        <w:rPr>
          <w:rFonts w:eastAsiaTheme="majorEastAsia"/>
          <w:color w:val="000000" w:themeColor="text1"/>
          <w:lang w:val="en-US"/>
        </w:rPr>
        <w:t>Lack of explicit brand extraction limits brand-specific analysis.</w:t>
      </w:r>
    </w:p>
    <w:p w14:paraId="7505FC8B" w14:textId="77777777" w:rsidR="00444409" w:rsidRPr="00444409" w:rsidRDefault="00444409" w:rsidP="00444409">
      <w:pPr>
        <w:numPr>
          <w:ilvl w:val="0"/>
          <w:numId w:val="50"/>
        </w:numPr>
        <w:jc w:val="both"/>
        <w:rPr>
          <w:rFonts w:eastAsiaTheme="majorEastAsia"/>
          <w:color w:val="000000" w:themeColor="text1"/>
          <w:lang w:val="en-US"/>
        </w:rPr>
      </w:pPr>
      <w:r w:rsidRPr="00444409">
        <w:rPr>
          <w:rFonts w:eastAsiaTheme="majorEastAsia"/>
          <w:color w:val="000000" w:themeColor="text1"/>
          <w:lang w:val="en-US"/>
        </w:rPr>
        <w:t>Outlier removal may exclude high-end gaming or premium laptops, narrowing the scope.</w:t>
      </w:r>
    </w:p>
    <w:p w14:paraId="01B64B93" w14:textId="77777777" w:rsidR="00444409" w:rsidRPr="00444409" w:rsidRDefault="00444409" w:rsidP="00444409">
      <w:pPr>
        <w:numPr>
          <w:ilvl w:val="0"/>
          <w:numId w:val="50"/>
        </w:numPr>
        <w:jc w:val="both"/>
        <w:rPr>
          <w:rFonts w:eastAsiaTheme="majorEastAsia"/>
          <w:color w:val="000000" w:themeColor="text1"/>
          <w:lang w:val="en-US"/>
        </w:rPr>
      </w:pPr>
      <w:r w:rsidRPr="00444409">
        <w:rPr>
          <w:rFonts w:eastAsiaTheme="majorEastAsia"/>
          <w:color w:val="000000" w:themeColor="text1"/>
          <w:lang w:val="en-US"/>
        </w:rPr>
        <w:t>Static dataset lacks temporal trends (e.g., price changes over time).</w:t>
      </w:r>
    </w:p>
    <w:p w14:paraId="4FEB3C3D" w14:textId="77777777" w:rsidR="00FD1D2F" w:rsidRDefault="00FD1D2F" w:rsidP="00FD1D2F">
      <w:pPr>
        <w:jc w:val="center"/>
        <w:rPr>
          <w:sz w:val="36"/>
          <w:szCs w:val="36"/>
        </w:rPr>
      </w:pPr>
    </w:p>
    <w:p w14:paraId="646BB74B" w14:textId="77777777" w:rsidR="00FD1D2F" w:rsidRDefault="00FD1D2F" w:rsidP="00FD1D2F">
      <w:pPr>
        <w:jc w:val="center"/>
        <w:rPr>
          <w:sz w:val="36"/>
          <w:szCs w:val="36"/>
        </w:rPr>
      </w:pPr>
    </w:p>
    <w:p w14:paraId="6DE267EC" w14:textId="77777777" w:rsidR="00FD1D2F" w:rsidRDefault="00FD1D2F" w:rsidP="00FD1D2F">
      <w:pPr>
        <w:jc w:val="center"/>
        <w:rPr>
          <w:sz w:val="36"/>
          <w:szCs w:val="36"/>
        </w:rPr>
      </w:pPr>
    </w:p>
    <w:p w14:paraId="6AC9A5B2" w14:textId="77777777" w:rsidR="00FD1D2F" w:rsidRDefault="00FD1D2F" w:rsidP="00FD1D2F">
      <w:pPr>
        <w:jc w:val="center"/>
        <w:rPr>
          <w:sz w:val="36"/>
          <w:szCs w:val="36"/>
        </w:rPr>
      </w:pPr>
    </w:p>
    <w:p w14:paraId="2E403F73" w14:textId="77777777" w:rsidR="00FD1D2F" w:rsidRDefault="00FD1D2F" w:rsidP="00FD1D2F">
      <w:pPr>
        <w:jc w:val="center"/>
        <w:rPr>
          <w:sz w:val="36"/>
          <w:szCs w:val="36"/>
        </w:rPr>
      </w:pPr>
    </w:p>
    <w:p w14:paraId="2CB170BC" w14:textId="77777777" w:rsidR="00FD1D2F" w:rsidRDefault="00FD1D2F" w:rsidP="00FD1D2F">
      <w:pPr>
        <w:jc w:val="center"/>
        <w:rPr>
          <w:sz w:val="36"/>
          <w:szCs w:val="36"/>
        </w:rPr>
      </w:pPr>
    </w:p>
    <w:p w14:paraId="5A8141EF" w14:textId="77777777" w:rsidR="00700FC9" w:rsidRPr="00700FC9" w:rsidRDefault="00700FC9" w:rsidP="00700FC9"/>
    <w:p w14:paraId="6395FC42" w14:textId="77777777" w:rsidR="00700FC9" w:rsidRDefault="00700FC9" w:rsidP="00700FC9">
      <w:pPr>
        <w:pStyle w:val="Heading3"/>
      </w:pPr>
    </w:p>
    <w:p w14:paraId="34E46441" w14:textId="77777777" w:rsidR="00700FC9" w:rsidRDefault="00700FC9" w:rsidP="00700FC9">
      <w:pPr>
        <w:pStyle w:val="Heading3"/>
      </w:pPr>
    </w:p>
    <w:p w14:paraId="09EA0099" w14:textId="77777777" w:rsidR="00700FC9" w:rsidRDefault="00700FC9" w:rsidP="00700FC9">
      <w:pPr>
        <w:pStyle w:val="Heading3"/>
      </w:pPr>
    </w:p>
    <w:p w14:paraId="4BB78D16" w14:textId="77777777" w:rsidR="00700FC9" w:rsidRDefault="00700FC9" w:rsidP="00700FC9">
      <w:pPr>
        <w:pStyle w:val="Heading3"/>
      </w:pPr>
    </w:p>
    <w:p w14:paraId="7F7C9A83" w14:textId="77777777" w:rsidR="00700FC9" w:rsidRDefault="00700FC9" w:rsidP="00700FC9">
      <w:pPr>
        <w:pStyle w:val="Heading3"/>
      </w:pPr>
    </w:p>
    <w:p w14:paraId="49DD2B38" w14:textId="77777777" w:rsidR="00700FC9" w:rsidRDefault="00700FC9" w:rsidP="00700FC9">
      <w:pPr>
        <w:pStyle w:val="Heading3"/>
      </w:pPr>
    </w:p>
    <w:p w14:paraId="73FDD5E9" w14:textId="77777777" w:rsidR="00700FC9" w:rsidRDefault="00700FC9" w:rsidP="00700FC9">
      <w:pPr>
        <w:pStyle w:val="Heading3"/>
      </w:pPr>
    </w:p>
    <w:p w14:paraId="78831C2B" w14:textId="77777777" w:rsidR="00700FC9" w:rsidRDefault="00700FC9" w:rsidP="00700FC9">
      <w:pPr>
        <w:pStyle w:val="Heading3"/>
      </w:pPr>
    </w:p>
    <w:p w14:paraId="23407229" w14:textId="77777777" w:rsidR="00700FC9" w:rsidRDefault="00700FC9" w:rsidP="00700FC9">
      <w:pPr>
        <w:pStyle w:val="Heading3"/>
      </w:pPr>
    </w:p>
    <w:p w14:paraId="0DAA1DF8" w14:textId="77777777" w:rsidR="00700FC9" w:rsidRDefault="00700FC9" w:rsidP="00700FC9">
      <w:pPr>
        <w:pStyle w:val="Heading3"/>
      </w:pPr>
    </w:p>
    <w:p w14:paraId="5AED5F58" w14:textId="77777777" w:rsidR="00700FC9" w:rsidRDefault="00700FC9" w:rsidP="00700FC9">
      <w:pPr>
        <w:pStyle w:val="Heading3"/>
      </w:pPr>
    </w:p>
    <w:p w14:paraId="69B59007" w14:textId="77777777" w:rsidR="00700FC9" w:rsidRDefault="00700FC9" w:rsidP="00700FC9">
      <w:pPr>
        <w:pStyle w:val="Heading3"/>
      </w:pPr>
    </w:p>
    <w:p w14:paraId="4AFAEA0E" w14:textId="77777777" w:rsidR="00700FC9" w:rsidRDefault="00700FC9" w:rsidP="00700FC9"/>
    <w:p w14:paraId="5C1730B7" w14:textId="77777777" w:rsidR="00700FC9" w:rsidRPr="00700FC9" w:rsidRDefault="00700FC9" w:rsidP="00700FC9"/>
    <w:p w14:paraId="7EA7EB8A" w14:textId="77777777" w:rsidR="00700FC9" w:rsidRDefault="00700FC9" w:rsidP="00700FC9">
      <w:pPr>
        <w:pStyle w:val="Heading3"/>
      </w:pPr>
    </w:p>
    <w:p w14:paraId="4CD03A33" w14:textId="77777777" w:rsidR="00700FC9" w:rsidRDefault="00700FC9" w:rsidP="00700FC9">
      <w:pPr>
        <w:pStyle w:val="Heading3"/>
      </w:pPr>
    </w:p>
    <w:p w14:paraId="189BDC90" w14:textId="69C8862C" w:rsidR="00700FC9" w:rsidRDefault="00700FC9" w:rsidP="00700FC9">
      <w:pPr>
        <w:pStyle w:val="Heading3"/>
        <w:spacing w:line="360" w:lineRule="auto"/>
        <w:jc w:val="center"/>
        <w:rPr>
          <w:rFonts w:ascii="Times New Roman" w:hAnsi="Times New Roman" w:cs="Times New Roman"/>
          <w:color w:val="000000" w:themeColor="text1"/>
        </w:rPr>
      </w:pPr>
      <w:r w:rsidRPr="00700FC9">
        <w:rPr>
          <w:rFonts w:ascii="Times New Roman" w:hAnsi="Times New Roman" w:cs="Times New Roman"/>
          <w:color w:val="000000" w:themeColor="text1"/>
        </w:rPr>
        <w:t>Analysis on Dataset</w:t>
      </w:r>
    </w:p>
    <w:p w14:paraId="47014046" w14:textId="77777777" w:rsidR="00444409" w:rsidRDefault="00444409" w:rsidP="00444409"/>
    <w:p w14:paraId="588E4305" w14:textId="77777777" w:rsidR="00444409" w:rsidRPr="00444409" w:rsidRDefault="00444409" w:rsidP="00444409"/>
    <w:p w14:paraId="53764572" w14:textId="77777777" w:rsidR="00444409" w:rsidRPr="00444409" w:rsidRDefault="00444409" w:rsidP="00444409">
      <w:pPr>
        <w:spacing w:line="360" w:lineRule="auto"/>
        <w:rPr>
          <w:color w:val="000000" w:themeColor="text1"/>
          <w:lang w:val="en-US"/>
        </w:rPr>
      </w:pPr>
      <w:r w:rsidRPr="00444409">
        <w:rPr>
          <w:color w:val="000000" w:themeColor="text1"/>
          <w:lang w:val="en-US"/>
        </w:rPr>
        <w:t>This section presents six detailed analyses, each addressing a specific objective to uncover trends in the laptop market. Each analysis includes an introduction, description, technical requirements, results, and visualization, ensuring a structured and comprehensive exploration of flipkart_laptop12.csv.</w:t>
      </w:r>
    </w:p>
    <w:p w14:paraId="7B530BCA"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1. Price Distribution Analysis</w:t>
      </w:r>
    </w:p>
    <w:p w14:paraId="3BF83B5F"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3D0A7012" w14:textId="77777777" w:rsidR="00444409" w:rsidRPr="00444409" w:rsidRDefault="00444409" w:rsidP="00444409">
      <w:pPr>
        <w:spacing w:line="360" w:lineRule="auto"/>
        <w:rPr>
          <w:color w:val="000000" w:themeColor="text1"/>
          <w:lang w:val="en-US"/>
        </w:rPr>
      </w:pPr>
      <w:r w:rsidRPr="00444409">
        <w:rPr>
          <w:color w:val="000000" w:themeColor="text1"/>
          <w:lang w:val="en-US"/>
        </w:rPr>
        <w:t>Understanding the range and distribution of laptop prices is essential for identifying market segments. This analysis examines price frequencies to reveal budget, mid-range, and premium offerings.</w:t>
      </w:r>
    </w:p>
    <w:p w14:paraId="547A4418"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71933996" w14:textId="77777777" w:rsidR="00444409" w:rsidRPr="00444409" w:rsidRDefault="00444409" w:rsidP="00444409">
      <w:pPr>
        <w:spacing w:line="360" w:lineRule="auto"/>
        <w:rPr>
          <w:color w:val="000000" w:themeColor="text1"/>
          <w:lang w:val="en-US"/>
        </w:rPr>
      </w:pPr>
      <w:r w:rsidRPr="00444409">
        <w:rPr>
          <w:color w:val="000000" w:themeColor="text1"/>
          <w:lang w:val="en-US"/>
        </w:rPr>
        <w:lastRenderedPageBreak/>
        <w:t>A histogram with a kernel density estimate (KDE) visualizes the distribution of laptop prices, highlighting skewness and central tendencies.</w:t>
      </w:r>
    </w:p>
    <w:p w14:paraId="38152CC6"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1F637662" w14:textId="77777777" w:rsidR="00444409" w:rsidRPr="00444409" w:rsidRDefault="00444409" w:rsidP="00444409">
      <w:pPr>
        <w:numPr>
          <w:ilvl w:val="0"/>
          <w:numId w:val="51"/>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Cleaned Price column (float, no ₹ or commas). Missing prices dropped during preprocessing.</w:t>
      </w:r>
    </w:p>
    <w:p w14:paraId="45C147E5" w14:textId="77777777" w:rsidR="00444409" w:rsidRPr="00444409" w:rsidRDefault="00444409" w:rsidP="00444409">
      <w:pPr>
        <w:numPr>
          <w:ilvl w:val="0"/>
          <w:numId w:val="51"/>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22F0022C" w14:textId="77777777" w:rsidR="00444409" w:rsidRPr="00444409" w:rsidRDefault="00444409" w:rsidP="00444409">
      <w:pPr>
        <w:numPr>
          <w:ilvl w:val="1"/>
          <w:numId w:val="51"/>
        </w:numPr>
        <w:spacing w:line="360" w:lineRule="auto"/>
        <w:rPr>
          <w:color w:val="000000" w:themeColor="text1"/>
          <w:lang w:val="en-US"/>
        </w:rPr>
      </w:pPr>
      <w:proofErr w:type="spellStart"/>
      <w:proofErr w:type="gramStart"/>
      <w:r w:rsidRPr="00444409">
        <w:rPr>
          <w:color w:val="000000" w:themeColor="text1"/>
          <w:lang w:val="en-US"/>
        </w:rPr>
        <w:t>seaborn.histplot</w:t>
      </w:r>
      <w:proofErr w:type="spellEnd"/>
      <w:proofErr w:type="gramEnd"/>
      <w:r w:rsidRPr="00444409">
        <w:rPr>
          <w:color w:val="000000" w:themeColor="text1"/>
          <w:lang w:val="en-US"/>
        </w:rPr>
        <w:t>: Generates histogram with KDE.</w:t>
      </w:r>
    </w:p>
    <w:p w14:paraId="6C900DA0" w14:textId="77777777" w:rsidR="00444409" w:rsidRPr="00444409" w:rsidRDefault="00444409" w:rsidP="00444409">
      <w:pPr>
        <w:numPr>
          <w:ilvl w:val="1"/>
          <w:numId w:val="51"/>
        </w:numPr>
        <w:spacing w:line="360" w:lineRule="auto"/>
        <w:rPr>
          <w:color w:val="000000" w:themeColor="text1"/>
          <w:lang w:val="en-US"/>
        </w:rPr>
      </w:pPr>
      <w:proofErr w:type="spellStart"/>
      <w:proofErr w:type="gramStart"/>
      <w:r w:rsidRPr="00444409">
        <w:rPr>
          <w:color w:val="000000" w:themeColor="text1"/>
          <w:lang w:val="en-US"/>
        </w:rPr>
        <w:t>matplotlib.pyplot</w:t>
      </w:r>
      <w:proofErr w:type="spellEnd"/>
      <w:proofErr w:type="gramEnd"/>
      <w:r w:rsidRPr="00444409">
        <w:rPr>
          <w:color w:val="000000" w:themeColor="text1"/>
          <w:lang w:val="en-US"/>
        </w:rPr>
        <w:t>: Customizes title, labels, and mean line.</w:t>
      </w:r>
    </w:p>
    <w:p w14:paraId="6D67A371" w14:textId="77777777" w:rsidR="00444409" w:rsidRPr="00444409" w:rsidRDefault="00444409" w:rsidP="00444409">
      <w:pPr>
        <w:numPr>
          <w:ilvl w:val="0"/>
          <w:numId w:val="51"/>
        </w:numPr>
        <w:spacing w:line="360" w:lineRule="auto"/>
        <w:rPr>
          <w:color w:val="000000" w:themeColor="text1"/>
          <w:lang w:val="en-US"/>
        </w:rPr>
      </w:pPr>
      <w:r w:rsidRPr="00444409">
        <w:rPr>
          <w:b/>
          <w:bCs/>
          <w:color w:val="000000" w:themeColor="text1"/>
          <w:lang w:val="en-US"/>
        </w:rPr>
        <w:t>Formulas</w:t>
      </w:r>
      <w:r w:rsidRPr="00444409">
        <w:rPr>
          <w:color w:val="000000" w:themeColor="text1"/>
          <w:lang w:val="en-US"/>
        </w:rPr>
        <w:t xml:space="preserve">: </w:t>
      </w:r>
    </w:p>
    <w:p w14:paraId="3BF60AAE" w14:textId="77777777" w:rsidR="00444409" w:rsidRPr="00444409" w:rsidRDefault="00444409" w:rsidP="00444409">
      <w:pPr>
        <w:numPr>
          <w:ilvl w:val="1"/>
          <w:numId w:val="51"/>
        </w:numPr>
        <w:spacing w:line="360" w:lineRule="auto"/>
        <w:rPr>
          <w:color w:val="000000" w:themeColor="text1"/>
          <w:lang w:val="en-US"/>
        </w:rPr>
      </w:pPr>
      <w:r w:rsidRPr="00444409">
        <w:rPr>
          <w:color w:val="000000" w:themeColor="text1"/>
          <w:lang w:val="en-US"/>
        </w:rPr>
        <w:t>Histogram: 30 bins for price intervals.</w:t>
      </w:r>
    </w:p>
    <w:p w14:paraId="69048CF3" w14:textId="77777777" w:rsidR="00444409" w:rsidRPr="00444409" w:rsidRDefault="00444409" w:rsidP="00444409">
      <w:pPr>
        <w:numPr>
          <w:ilvl w:val="1"/>
          <w:numId w:val="51"/>
        </w:numPr>
        <w:spacing w:line="360" w:lineRule="auto"/>
        <w:rPr>
          <w:color w:val="000000" w:themeColor="text1"/>
          <w:lang w:val="en-US"/>
        </w:rPr>
      </w:pPr>
      <w:r w:rsidRPr="00444409">
        <w:rPr>
          <w:color w:val="000000" w:themeColor="text1"/>
          <w:lang w:val="en-US"/>
        </w:rPr>
        <w:t>KDE: Gaussian kernel for smooth density estimation.</w:t>
      </w:r>
    </w:p>
    <w:p w14:paraId="6EA03B03" w14:textId="77777777" w:rsidR="00444409" w:rsidRPr="00444409" w:rsidRDefault="00444409" w:rsidP="00444409">
      <w:pPr>
        <w:numPr>
          <w:ilvl w:val="0"/>
          <w:numId w:val="51"/>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Outliers removed via z-scores (|z| &gt; 3) to ensure accurate distribution.</w:t>
      </w:r>
    </w:p>
    <w:p w14:paraId="1404E225"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1A646941" w14:textId="77777777" w:rsidR="00444409" w:rsidRPr="00444409" w:rsidRDefault="00444409" w:rsidP="00444409">
      <w:pPr>
        <w:numPr>
          <w:ilvl w:val="0"/>
          <w:numId w:val="52"/>
        </w:numPr>
        <w:spacing w:line="360" w:lineRule="auto"/>
        <w:rPr>
          <w:color w:val="000000" w:themeColor="text1"/>
          <w:lang w:val="en-US"/>
        </w:rPr>
      </w:pPr>
      <w:r w:rsidRPr="00444409">
        <w:rPr>
          <w:color w:val="000000" w:themeColor="text1"/>
          <w:lang w:val="en-US"/>
        </w:rPr>
        <w:t>The price distribution is right-skewed, with most laptops priced between ₹20,000 and ₹60,000.</w:t>
      </w:r>
    </w:p>
    <w:p w14:paraId="1926A4DA" w14:textId="77777777" w:rsidR="00444409" w:rsidRPr="00444409" w:rsidRDefault="00444409" w:rsidP="00444409">
      <w:pPr>
        <w:numPr>
          <w:ilvl w:val="0"/>
          <w:numId w:val="52"/>
        </w:numPr>
        <w:spacing w:line="360" w:lineRule="auto"/>
        <w:rPr>
          <w:color w:val="000000" w:themeColor="text1"/>
          <w:lang w:val="en-US"/>
        </w:rPr>
      </w:pPr>
      <w:r w:rsidRPr="00444409">
        <w:rPr>
          <w:color w:val="000000" w:themeColor="text1"/>
          <w:lang w:val="en-US"/>
        </w:rPr>
        <w:t>The KDE curve peaks around ₹40,000, indicating a dominant mid-range segment.</w:t>
      </w:r>
    </w:p>
    <w:p w14:paraId="7A8F088C" w14:textId="77777777" w:rsidR="00444409" w:rsidRPr="00444409" w:rsidRDefault="00444409" w:rsidP="00444409">
      <w:pPr>
        <w:numPr>
          <w:ilvl w:val="0"/>
          <w:numId w:val="52"/>
        </w:numPr>
        <w:spacing w:line="360" w:lineRule="auto"/>
        <w:rPr>
          <w:color w:val="000000" w:themeColor="text1"/>
          <w:lang w:val="en-US"/>
        </w:rPr>
      </w:pPr>
      <w:r w:rsidRPr="00444409">
        <w:rPr>
          <w:color w:val="000000" w:themeColor="text1"/>
          <w:lang w:val="en-US"/>
        </w:rPr>
        <w:t>Mean price (</w:t>
      </w:r>
      <w:del w:id="0" w:author="Unknown">
        <w:r w:rsidRPr="00444409">
          <w:rPr>
            <w:color w:val="000000" w:themeColor="text1"/>
            <w:lang w:val="en-US"/>
          </w:rPr>
          <w:delText>₹45,000) exceeds median (</w:delText>
        </w:r>
      </w:del>
      <w:r w:rsidRPr="00444409">
        <w:rPr>
          <w:color w:val="000000" w:themeColor="text1"/>
          <w:lang w:val="en-US"/>
        </w:rPr>
        <w:t>₹38,000), confirming skewness due to a few high-priced models.</w:t>
      </w:r>
    </w:p>
    <w:p w14:paraId="5C47DC64" w14:textId="77777777" w:rsidR="00444409" w:rsidRPr="00444409" w:rsidRDefault="00444409" w:rsidP="00444409">
      <w:pPr>
        <w:numPr>
          <w:ilvl w:val="0"/>
          <w:numId w:val="52"/>
        </w:numPr>
        <w:spacing w:line="360" w:lineRule="auto"/>
        <w:rPr>
          <w:color w:val="000000" w:themeColor="text1"/>
          <w:lang w:val="en-US"/>
        </w:rPr>
      </w:pPr>
      <w:r w:rsidRPr="00444409">
        <w:rPr>
          <w:color w:val="000000" w:themeColor="text1"/>
          <w:lang w:val="en-US"/>
        </w:rPr>
        <w:t>Few laptops exceed ₹1,00,000, reflecting a budget and mid-range focus.</w:t>
      </w:r>
    </w:p>
    <w:p w14:paraId="4BDED9FE"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3F5DD42B" w14:textId="77777777" w:rsidR="00444409" w:rsidRPr="00444409" w:rsidRDefault="00444409" w:rsidP="00444409">
      <w:pPr>
        <w:numPr>
          <w:ilvl w:val="0"/>
          <w:numId w:val="53"/>
        </w:numPr>
        <w:spacing w:line="360" w:lineRule="auto"/>
        <w:rPr>
          <w:color w:val="000000" w:themeColor="text1"/>
          <w:lang w:val="en-US"/>
        </w:rPr>
      </w:pPr>
      <w:r w:rsidRPr="00444409">
        <w:rPr>
          <w:b/>
          <w:bCs/>
          <w:color w:val="000000" w:themeColor="text1"/>
          <w:lang w:val="en-US"/>
        </w:rPr>
        <w:t>Description</w:t>
      </w:r>
      <w:r w:rsidRPr="00444409">
        <w:rPr>
          <w:color w:val="000000" w:themeColor="text1"/>
          <w:lang w:val="en-US"/>
        </w:rPr>
        <w:t xml:space="preserve">: A histogram with 30 bins, colored </w:t>
      </w:r>
      <w:proofErr w:type="spellStart"/>
      <w:r w:rsidRPr="00444409">
        <w:rPr>
          <w:color w:val="000000" w:themeColor="text1"/>
          <w:lang w:val="en-US"/>
        </w:rPr>
        <w:t>skyblue</w:t>
      </w:r>
      <w:proofErr w:type="spellEnd"/>
      <w:r w:rsidRPr="00444409">
        <w:rPr>
          <w:color w:val="000000" w:themeColor="text1"/>
          <w:lang w:val="en-US"/>
        </w:rPr>
        <w:t>, overlaid with a KDE curve. A red dashed line marks the mean price. X-axis: Price (₹); Y-axis: Frequency. Title: “Distribution of Laptop Prices.”</w:t>
      </w:r>
    </w:p>
    <w:p w14:paraId="0DA148DF" w14:textId="77777777" w:rsidR="00444409" w:rsidRPr="00444409" w:rsidRDefault="00444409" w:rsidP="00444409">
      <w:pPr>
        <w:numPr>
          <w:ilvl w:val="0"/>
          <w:numId w:val="53"/>
        </w:numPr>
        <w:spacing w:line="360" w:lineRule="auto"/>
        <w:rPr>
          <w:color w:val="000000" w:themeColor="text1"/>
          <w:lang w:val="en-US"/>
        </w:rPr>
      </w:pPr>
      <w:r w:rsidRPr="00444409">
        <w:rPr>
          <w:b/>
          <w:bCs/>
          <w:color w:val="000000" w:themeColor="text1"/>
          <w:lang w:val="en-US"/>
        </w:rPr>
        <w:t>Objective 1</w:t>
      </w:r>
      <w:r w:rsidRPr="00444409">
        <w:rPr>
          <w:color w:val="000000" w:themeColor="text1"/>
          <w:lang w:val="en-US"/>
        </w:rPr>
        <w:t>: Identify dominant price segments in the laptop market.</w:t>
      </w:r>
    </w:p>
    <w:p w14:paraId="7F753EEB" w14:textId="77777777" w:rsidR="00444409" w:rsidRPr="00444409" w:rsidRDefault="00444409" w:rsidP="00444409">
      <w:pPr>
        <w:numPr>
          <w:ilvl w:val="0"/>
          <w:numId w:val="53"/>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Budget and mid-range laptops (₹20,000–₹60,000) dominate, guiding further analysis toward these segments.</w:t>
      </w:r>
    </w:p>
    <w:p w14:paraId="4FFBA825" w14:textId="77777777" w:rsidR="00444409" w:rsidRPr="00444409" w:rsidRDefault="00444409" w:rsidP="00444409">
      <w:pPr>
        <w:numPr>
          <w:ilvl w:val="0"/>
          <w:numId w:val="53"/>
        </w:numPr>
        <w:spacing w:line="360" w:lineRule="auto"/>
        <w:rPr>
          <w:color w:val="000000" w:themeColor="text1"/>
          <w:lang w:val="en-US"/>
        </w:rPr>
      </w:pPr>
      <w:r w:rsidRPr="00444409">
        <w:rPr>
          <w:b/>
          <w:bCs/>
          <w:color w:val="000000" w:themeColor="text1"/>
          <w:lang w:val="en-US"/>
        </w:rPr>
        <w:t>[Placeholder for Screenshot: Insert price distribution histogram here]</w:t>
      </w:r>
    </w:p>
    <w:p w14:paraId="046E6724"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2. Rating Distribution by Processor Type</w:t>
      </w:r>
    </w:p>
    <w:p w14:paraId="1A777F6F"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7560975E" w14:textId="77777777" w:rsidR="00444409" w:rsidRPr="00444409" w:rsidRDefault="00444409" w:rsidP="00444409">
      <w:pPr>
        <w:spacing w:line="360" w:lineRule="auto"/>
        <w:rPr>
          <w:color w:val="000000" w:themeColor="text1"/>
          <w:lang w:val="en-US"/>
        </w:rPr>
      </w:pPr>
      <w:r w:rsidRPr="00444409">
        <w:rPr>
          <w:color w:val="000000" w:themeColor="text1"/>
          <w:lang w:val="en-US"/>
        </w:rPr>
        <w:lastRenderedPageBreak/>
        <w:t>Customer ratings reflect satisfaction with hardware performance. This analysis compares ratings across processor types (e.g., Intel Core, AMD Ryzen) to assess consumer perceptions.</w:t>
      </w:r>
    </w:p>
    <w:p w14:paraId="159BED62"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19EE8239" w14:textId="77777777" w:rsidR="00444409" w:rsidRPr="00444409" w:rsidRDefault="00444409" w:rsidP="00444409">
      <w:pPr>
        <w:spacing w:line="360" w:lineRule="auto"/>
        <w:rPr>
          <w:color w:val="000000" w:themeColor="text1"/>
          <w:lang w:val="en-US"/>
        </w:rPr>
      </w:pPr>
      <w:r w:rsidRPr="00444409">
        <w:rPr>
          <w:color w:val="000000" w:themeColor="text1"/>
          <w:lang w:val="en-US"/>
        </w:rPr>
        <w:t>A box plot visualizes the distribution of ratings for each processor type, showing medians, spreads, and potential outliers.</w:t>
      </w:r>
    </w:p>
    <w:p w14:paraId="6E069255"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0D28A79D" w14:textId="77777777" w:rsidR="00444409" w:rsidRPr="00444409" w:rsidRDefault="00444409" w:rsidP="00444409">
      <w:pPr>
        <w:numPr>
          <w:ilvl w:val="0"/>
          <w:numId w:val="54"/>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Rating (float, 0–5 scale) and Processor (categorical, extracted via regex: Intel Core, AMD Ryzen, Celeron, etc.). Missing ratings imputed with the mean.</w:t>
      </w:r>
    </w:p>
    <w:p w14:paraId="6BB2F8B1" w14:textId="77777777" w:rsidR="00444409" w:rsidRPr="00444409" w:rsidRDefault="00444409" w:rsidP="00444409">
      <w:pPr>
        <w:numPr>
          <w:ilvl w:val="0"/>
          <w:numId w:val="54"/>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4BFB8327" w14:textId="77777777" w:rsidR="00444409" w:rsidRPr="00444409" w:rsidRDefault="00444409" w:rsidP="00444409">
      <w:pPr>
        <w:numPr>
          <w:ilvl w:val="1"/>
          <w:numId w:val="54"/>
        </w:numPr>
        <w:spacing w:line="360" w:lineRule="auto"/>
        <w:rPr>
          <w:color w:val="000000" w:themeColor="text1"/>
          <w:lang w:val="en-US"/>
        </w:rPr>
      </w:pPr>
      <w:proofErr w:type="spellStart"/>
      <w:proofErr w:type="gramStart"/>
      <w:r w:rsidRPr="00444409">
        <w:rPr>
          <w:color w:val="000000" w:themeColor="text1"/>
          <w:lang w:val="en-US"/>
        </w:rPr>
        <w:t>seaborn.boxplot</w:t>
      </w:r>
      <w:proofErr w:type="spellEnd"/>
      <w:proofErr w:type="gramEnd"/>
      <w:r w:rsidRPr="00444409">
        <w:rPr>
          <w:color w:val="000000" w:themeColor="text1"/>
          <w:lang w:val="en-US"/>
        </w:rPr>
        <w:t>: Plots ratings grouped by processor.</w:t>
      </w:r>
    </w:p>
    <w:p w14:paraId="0AE35BBE" w14:textId="77777777" w:rsidR="00444409" w:rsidRPr="00444409" w:rsidRDefault="00444409" w:rsidP="00444409">
      <w:pPr>
        <w:numPr>
          <w:ilvl w:val="1"/>
          <w:numId w:val="54"/>
        </w:numPr>
        <w:spacing w:line="360" w:lineRule="auto"/>
        <w:rPr>
          <w:color w:val="000000" w:themeColor="text1"/>
          <w:lang w:val="en-US"/>
        </w:rPr>
      </w:pPr>
      <w:proofErr w:type="spellStart"/>
      <w:proofErr w:type="gramStart"/>
      <w:r w:rsidRPr="00444409">
        <w:rPr>
          <w:color w:val="000000" w:themeColor="text1"/>
          <w:lang w:val="en-US"/>
        </w:rPr>
        <w:t>matplotlib.pyplot</w:t>
      </w:r>
      <w:proofErr w:type="spellEnd"/>
      <w:proofErr w:type="gramEnd"/>
      <w:r w:rsidRPr="00444409">
        <w:rPr>
          <w:color w:val="000000" w:themeColor="text1"/>
          <w:lang w:val="en-US"/>
        </w:rPr>
        <w:t>: Adds title, labels, and rotates x-axis labels for readability.</w:t>
      </w:r>
    </w:p>
    <w:p w14:paraId="4F434311" w14:textId="77777777" w:rsidR="00444409" w:rsidRPr="00444409" w:rsidRDefault="00444409" w:rsidP="00444409">
      <w:pPr>
        <w:numPr>
          <w:ilvl w:val="0"/>
          <w:numId w:val="54"/>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Limited processor diversity (no mobile chipsets like Snapdragon) due to laptop focus. Small sample sizes for niche processors (e.g., Athlon) may skew results.</w:t>
      </w:r>
    </w:p>
    <w:p w14:paraId="6270C21C"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1AD38B55" w14:textId="77777777" w:rsidR="00444409" w:rsidRPr="00444409" w:rsidRDefault="00444409" w:rsidP="00444409">
      <w:pPr>
        <w:numPr>
          <w:ilvl w:val="0"/>
          <w:numId w:val="55"/>
        </w:numPr>
        <w:spacing w:line="360" w:lineRule="auto"/>
        <w:rPr>
          <w:color w:val="000000" w:themeColor="text1"/>
          <w:lang w:val="en-US"/>
        </w:rPr>
      </w:pPr>
      <w:r w:rsidRPr="00444409">
        <w:rPr>
          <w:color w:val="000000" w:themeColor="text1"/>
          <w:lang w:val="en-US"/>
        </w:rPr>
        <w:t>Median ratings range from ~4.2 to 4.4 across processors, with Intel Core slightly higher (~4.3).</w:t>
      </w:r>
    </w:p>
    <w:p w14:paraId="40950994" w14:textId="77777777" w:rsidR="00444409" w:rsidRPr="00444409" w:rsidRDefault="00444409" w:rsidP="00444409">
      <w:pPr>
        <w:numPr>
          <w:ilvl w:val="0"/>
          <w:numId w:val="55"/>
        </w:numPr>
        <w:spacing w:line="360" w:lineRule="auto"/>
        <w:rPr>
          <w:color w:val="000000" w:themeColor="text1"/>
          <w:lang w:val="en-US"/>
        </w:rPr>
      </w:pPr>
      <w:r w:rsidRPr="00444409">
        <w:rPr>
          <w:color w:val="000000" w:themeColor="text1"/>
          <w:lang w:val="en-US"/>
        </w:rPr>
        <w:t>AMD Ryzen and Intel Core show similar spreads, indicating consistent satisfaction.</w:t>
      </w:r>
    </w:p>
    <w:p w14:paraId="309D5A78" w14:textId="77777777" w:rsidR="00444409" w:rsidRPr="00444409" w:rsidRDefault="00444409" w:rsidP="00444409">
      <w:pPr>
        <w:numPr>
          <w:ilvl w:val="0"/>
          <w:numId w:val="55"/>
        </w:numPr>
        <w:spacing w:line="360" w:lineRule="auto"/>
        <w:rPr>
          <w:color w:val="000000" w:themeColor="text1"/>
          <w:lang w:val="en-US"/>
        </w:rPr>
      </w:pPr>
      <w:r w:rsidRPr="00444409">
        <w:rPr>
          <w:color w:val="000000" w:themeColor="text1"/>
          <w:lang w:val="en-US"/>
        </w:rPr>
        <w:t>Celeron processors have more outliers below 3.5, suggesting mixed feedback for budget models.</w:t>
      </w:r>
    </w:p>
    <w:p w14:paraId="1FA4700F" w14:textId="77777777" w:rsidR="00444409" w:rsidRPr="00444409" w:rsidRDefault="00444409" w:rsidP="00444409">
      <w:pPr>
        <w:numPr>
          <w:ilvl w:val="0"/>
          <w:numId w:val="55"/>
        </w:numPr>
        <w:spacing w:line="360" w:lineRule="auto"/>
        <w:rPr>
          <w:color w:val="000000" w:themeColor="text1"/>
          <w:lang w:val="en-US"/>
        </w:rPr>
      </w:pPr>
      <w:r w:rsidRPr="00444409">
        <w:rPr>
          <w:color w:val="000000" w:themeColor="text1"/>
          <w:lang w:val="en-US"/>
        </w:rPr>
        <w:t xml:space="preserve">Narrow rating range (4.0–4.5) across all </w:t>
      </w:r>
      <w:proofErr w:type="gramStart"/>
      <w:r w:rsidRPr="00444409">
        <w:rPr>
          <w:color w:val="000000" w:themeColor="text1"/>
          <w:lang w:val="en-US"/>
        </w:rPr>
        <w:t>processors</w:t>
      </w:r>
      <w:proofErr w:type="gramEnd"/>
      <w:r w:rsidRPr="00444409">
        <w:rPr>
          <w:color w:val="000000" w:themeColor="text1"/>
          <w:lang w:val="en-US"/>
        </w:rPr>
        <w:t xml:space="preserve"> limits differentiation by hardware.</w:t>
      </w:r>
    </w:p>
    <w:p w14:paraId="026BA75A"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76FFC823" w14:textId="77777777" w:rsidR="00444409" w:rsidRPr="00444409" w:rsidRDefault="00444409" w:rsidP="00444409">
      <w:pPr>
        <w:numPr>
          <w:ilvl w:val="0"/>
          <w:numId w:val="56"/>
        </w:numPr>
        <w:spacing w:line="360" w:lineRule="auto"/>
        <w:rPr>
          <w:color w:val="000000" w:themeColor="text1"/>
          <w:lang w:val="en-US"/>
        </w:rPr>
      </w:pPr>
      <w:r w:rsidRPr="00444409">
        <w:rPr>
          <w:b/>
          <w:bCs/>
          <w:color w:val="000000" w:themeColor="text1"/>
          <w:lang w:val="en-US"/>
        </w:rPr>
        <w:t>Description</w:t>
      </w:r>
      <w:r w:rsidRPr="00444409">
        <w:rPr>
          <w:color w:val="000000" w:themeColor="text1"/>
          <w:lang w:val="en-US"/>
        </w:rPr>
        <w:t xml:space="preserve">: Box plot with Processor on x-axis (rotated 45°), Rating on y-axis. Colored boxes use </w:t>
      </w:r>
      <w:proofErr w:type="spellStart"/>
      <w:r w:rsidRPr="00444409">
        <w:rPr>
          <w:color w:val="000000" w:themeColor="text1"/>
          <w:lang w:val="en-US"/>
        </w:rPr>
        <w:t>Seaborn’s</w:t>
      </w:r>
      <w:proofErr w:type="spellEnd"/>
      <w:r w:rsidRPr="00444409">
        <w:rPr>
          <w:color w:val="000000" w:themeColor="text1"/>
          <w:lang w:val="en-US"/>
        </w:rPr>
        <w:t xml:space="preserve"> Set2 palette. Title: “Rating Distribution by Processor Type.”</w:t>
      </w:r>
    </w:p>
    <w:p w14:paraId="4DADD982" w14:textId="77777777" w:rsidR="00444409" w:rsidRPr="00444409" w:rsidRDefault="00444409" w:rsidP="00444409">
      <w:pPr>
        <w:numPr>
          <w:ilvl w:val="0"/>
          <w:numId w:val="56"/>
        </w:numPr>
        <w:spacing w:line="360" w:lineRule="auto"/>
        <w:rPr>
          <w:color w:val="000000" w:themeColor="text1"/>
          <w:lang w:val="en-US"/>
        </w:rPr>
      </w:pPr>
      <w:r w:rsidRPr="00444409">
        <w:rPr>
          <w:b/>
          <w:bCs/>
          <w:color w:val="000000" w:themeColor="text1"/>
          <w:lang w:val="en-US"/>
        </w:rPr>
        <w:t>Objective 2</w:t>
      </w:r>
      <w:r w:rsidRPr="00444409">
        <w:rPr>
          <w:color w:val="000000" w:themeColor="text1"/>
          <w:lang w:val="en-US"/>
        </w:rPr>
        <w:t>: Assess customer satisfaction across different processor types.</w:t>
      </w:r>
    </w:p>
    <w:p w14:paraId="217E251F" w14:textId="77777777" w:rsidR="00444409" w:rsidRPr="00444409" w:rsidRDefault="00444409" w:rsidP="00444409">
      <w:pPr>
        <w:numPr>
          <w:ilvl w:val="0"/>
          <w:numId w:val="56"/>
        </w:numPr>
        <w:spacing w:line="360" w:lineRule="auto"/>
        <w:rPr>
          <w:color w:val="000000" w:themeColor="text1"/>
          <w:lang w:val="en-US"/>
        </w:rPr>
      </w:pPr>
      <w:r w:rsidRPr="00444409">
        <w:rPr>
          <w:b/>
          <w:bCs/>
          <w:color w:val="000000" w:themeColor="text1"/>
          <w:lang w:val="en-US"/>
        </w:rPr>
        <w:lastRenderedPageBreak/>
        <w:t>Outcome</w:t>
      </w:r>
      <w:r w:rsidRPr="00444409">
        <w:rPr>
          <w:color w:val="000000" w:themeColor="text1"/>
          <w:lang w:val="en-US"/>
        </w:rPr>
        <w:t>: Similar ratings across processors suggest hardware choice has minimal impact on satisfaction, focusing attention on other features like RAM.</w:t>
      </w:r>
    </w:p>
    <w:p w14:paraId="7F62E861" w14:textId="77777777" w:rsidR="00444409" w:rsidRPr="00444409" w:rsidRDefault="00444409" w:rsidP="00444409">
      <w:pPr>
        <w:numPr>
          <w:ilvl w:val="0"/>
          <w:numId w:val="56"/>
        </w:numPr>
        <w:spacing w:line="360" w:lineRule="auto"/>
        <w:rPr>
          <w:color w:val="000000" w:themeColor="text1"/>
          <w:lang w:val="en-US"/>
        </w:rPr>
      </w:pPr>
      <w:r w:rsidRPr="00444409">
        <w:rPr>
          <w:b/>
          <w:bCs/>
          <w:color w:val="000000" w:themeColor="text1"/>
          <w:lang w:val="en-US"/>
        </w:rPr>
        <w:t>[Placeholder for Screenshot: Insert box plot here]</w:t>
      </w:r>
    </w:p>
    <w:p w14:paraId="1079D471"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3. Discount by RAM Capacity</w:t>
      </w:r>
    </w:p>
    <w:p w14:paraId="2CD7A8A0"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686CD717" w14:textId="77777777" w:rsidR="00444409" w:rsidRPr="00444409" w:rsidRDefault="00444409" w:rsidP="00444409">
      <w:pPr>
        <w:spacing w:line="360" w:lineRule="auto"/>
        <w:rPr>
          <w:color w:val="000000" w:themeColor="text1"/>
          <w:lang w:val="en-US"/>
        </w:rPr>
      </w:pPr>
      <w:r w:rsidRPr="00444409">
        <w:rPr>
          <w:color w:val="000000" w:themeColor="text1"/>
          <w:lang w:val="en-US"/>
        </w:rPr>
        <w:t>Discounts influence purchasing decisions and reflect pricing strategies. This analysis explores how discounts vary by RAM capacity to uncover promotional trends.</w:t>
      </w:r>
    </w:p>
    <w:p w14:paraId="32848CCF"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221AB9EB" w14:textId="77777777" w:rsidR="00444409" w:rsidRPr="00444409" w:rsidRDefault="00444409" w:rsidP="00444409">
      <w:pPr>
        <w:spacing w:line="360" w:lineRule="auto"/>
        <w:rPr>
          <w:color w:val="000000" w:themeColor="text1"/>
          <w:lang w:val="en-US"/>
        </w:rPr>
      </w:pPr>
      <w:r w:rsidRPr="00444409">
        <w:rPr>
          <w:color w:val="000000" w:themeColor="text1"/>
          <w:lang w:val="en-US"/>
        </w:rPr>
        <w:t>A bar plot displays the average discount percentage for each RAM configuration, highlighting which hardware specs receive aggressive promotions.</w:t>
      </w:r>
    </w:p>
    <w:p w14:paraId="765B223E"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213D955E" w14:textId="77777777" w:rsidR="00444409" w:rsidRPr="00444409" w:rsidRDefault="00444409" w:rsidP="00444409">
      <w:pPr>
        <w:numPr>
          <w:ilvl w:val="0"/>
          <w:numId w:val="57"/>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Offer (float, percentage) and RAM (float, GB, extracted from Description). Missing offers dropped.</w:t>
      </w:r>
    </w:p>
    <w:p w14:paraId="5297FFC1" w14:textId="77777777" w:rsidR="00444409" w:rsidRPr="00444409" w:rsidRDefault="00444409" w:rsidP="00444409">
      <w:pPr>
        <w:numPr>
          <w:ilvl w:val="0"/>
          <w:numId w:val="57"/>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2C3B6954" w14:textId="77777777" w:rsidR="00444409" w:rsidRPr="00444409" w:rsidRDefault="00444409" w:rsidP="00444409">
      <w:pPr>
        <w:numPr>
          <w:ilvl w:val="1"/>
          <w:numId w:val="57"/>
        </w:numPr>
        <w:spacing w:line="360" w:lineRule="auto"/>
        <w:rPr>
          <w:color w:val="000000" w:themeColor="text1"/>
          <w:lang w:val="en-US"/>
        </w:rPr>
      </w:pPr>
      <w:proofErr w:type="spellStart"/>
      <w:proofErr w:type="gramStart"/>
      <w:r w:rsidRPr="00444409">
        <w:rPr>
          <w:color w:val="000000" w:themeColor="text1"/>
          <w:lang w:val="en-US"/>
        </w:rPr>
        <w:t>seaborn.barplot</w:t>
      </w:r>
      <w:proofErr w:type="spellEnd"/>
      <w:proofErr w:type="gramEnd"/>
      <w:r w:rsidRPr="00444409">
        <w:rPr>
          <w:color w:val="000000" w:themeColor="text1"/>
          <w:lang w:val="en-US"/>
        </w:rPr>
        <w:t>: Plots mean Offer grouped by RAM.</w:t>
      </w:r>
    </w:p>
    <w:p w14:paraId="7E4489AA" w14:textId="77777777" w:rsidR="00444409" w:rsidRPr="00444409" w:rsidRDefault="00444409" w:rsidP="00444409">
      <w:pPr>
        <w:numPr>
          <w:ilvl w:val="1"/>
          <w:numId w:val="57"/>
        </w:numPr>
        <w:spacing w:line="360" w:lineRule="auto"/>
        <w:rPr>
          <w:color w:val="000000" w:themeColor="text1"/>
          <w:lang w:val="en-US"/>
        </w:rPr>
      </w:pPr>
      <w:proofErr w:type="spellStart"/>
      <w:proofErr w:type="gramStart"/>
      <w:r w:rsidRPr="00444409">
        <w:rPr>
          <w:color w:val="000000" w:themeColor="text1"/>
          <w:lang w:val="en-US"/>
        </w:rPr>
        <w:t>matplotlib.pyplot</w:t>
      </w:r>
      <w:proofErr w:type="spellEnd"/>
      <w:proofErr w:type="gramEnd"/>
      <w:r w:rsidRPr="00444409">
        <w:rPr>
          <w:color w:val="000000" w:themeColor="text1"/>
          <w:lang w:val="en-US"/>
        </w:rPr>
        <w:t>: Customizes title and labels.</w:t>
      </w:r>
    </w:p>
    <w:p w14:paraId="266229E8" w14:textId="77777777" w:rsidR="00444409" w:rsidRPr="00444409" w:rsidRDefault="00444409" w:rsidP="00444409">
      <w:pPr>
        <w:numPr>
          <w:ilvl w:val="0"/>
          <w:numId w:val="57"/>
        </w:numPr>
        <w:spacing w:line="360" w:lineRule="auto"/>
        <w:rPr>
          <w:color w:val="000000" w:themeColor="text1"/>
          <w:lang w:val="en-US"/>
        </w:rPr>
      </w:pPr>
      <w:r w:rsidRPr="00444409">
        <w:rPr>
          <w:b/>
          <w:bCs/>
          <w:color w:val="000000" w:themeColor="text1"/>
          <w:lang w:val="en-US"/>
        </w:rPr>
        <w:t>Formulas</w:t>
      </w:r>
      <w:r w:rsidRPr="00444409">
        <w:rPr>
          <w:color w:val="000000" w:themeColor="text1"/>
          <w:lang w:val="en-US"/>
        </w:rPr>
        <w:t>: Mean discount per RAM category (e.g., 4GB, 8GB, 16GB).</w:t>
      </w:r>
    </w:p>
    <w:p w14:paraId="1EEE7962" w14:textId="77777777" w:rsidR="00444409" w:rsidRPr="00444409" w:rsidRDefault="00444409" w:rsidP="00444409">
      <w:pPr>
        <w:numPr>
          <w:ilvl w:val="0"/>
          <w:numId w:val="57"/>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Limited RAM values after cleaning (e.g., 4, 8, 16GB). Small sample sizes for high RAM (e.g., 32GB) may affect reliability.</w:t>
      </w:r>
    </w:p>
    <w:p w14:paraId="3DB35EBF"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25469D6E" w14:textId="77777777" w:rsidR="00444409" w:rsidRPr="00444409" w:rsidRDefault="00444409" w:rsidP="00444409">
      <w:pPr>
        <w:numPr>
          <w:ilvl w:val="0"/>
          <w:numId w:val="58"/>
        </w:numPr>
        <w:spacing w:line="360" w:lineRule="auto"/>
        <w:rPr>
          <w:color w:val="000000" w:themeColor="text1"/>
          <w:lang w:val="en-US"/>
        </w:rPr>
      </w:pPr>
      <w:r w:rsidRPr="00444409">
        <w:rPr>
          <w:color w:val="000000" w:themeColor="text1"/>
          <w:lang w:val="en-US"/>
        </w:rPr>
        <w:t>8GB RAM laptops receive the highest average discounts (~20–25%), reflecting competitive mid-range pricing.</w:t>
      </w:r>
    </w:p>
    <w:p w14:paraId="211248D9" w14:textId="77777777" w:rsidR="00444409" w:rsidRPr="00444409" w:rsidRDefault="00444409" w:rsidP="00444409">
      <w:pPr>
        <w:numPr>
          <w:ilvl w:val="0"/>
          <w:numId w:val="58"/>
        </w:numPr>
        <w:spacing w:line="360" w:lineRule="auto"/>
        <w:rPr>
          <w:color w:val="000000" w:themeColor="text1"/>
          <w:lang w:val="en-US"/>
        </w:rPr>
      </w:pPr>
      <w:r w:rsidRPr="00444409">
        <w:rPr>
          <w:color w:val="000000" w:themeColor="text1"/>
          <w:lang w:val="en-US"/>
        </w:rPr>
        <w:t>4GB RAM models have lower discounts (~10–15%), aligning with budget positioning.</w:t>
      </w:r>
    </w:p>
    <w:p w14:paraId="55817609" w14:textId="77777777" w:rsidR="00444409" w:rsidRPr="00444409" w:rsidRDefault="00444409" w:rsidP="00444409">
      <w:pPr>
        <w:numPr>
          <w:ilvl w:val="0"/>
          <w:numId w:val="58"/>
        </w:numPr>
        <w:spacing w:line="360" w:lineRule="auto"/>
        <w:rPr>
          <w:color w:val="000000" w:themeColor="text1"/>
          <w:lang w:val="en-US"/>
        </w:rPr>
      </w:pPr>
      <w:r w:rsidRPr="00444409">
        <w:rPr>
          <w:color w:val="000000" w:themeColor="text1"/>
          <w:lang w:val="en-US"/>
        </w:rPr>
        <w:t>16GB RAM laptops show variable discounts (~10–20%), indicating premium pricing with selective promotions.</w:t>
      </w:r>
    </w:p>
    <w:p w14:paraId="629A22DD" w14:textId="77777777" w:rsidR="00444409" w:rsidRPr="00444409" w:rsidRDefault="00444409" w:rsidP="00444409">
      <w:pPr>
        <w:numPr>
          <w:ilvl w:val="0"/>
          <w:numId w:val="58"/>
        </w:numPr>
        <w:spacing w:line="360" w:lineRule="auto"/>
        <w:rPr>
          <w:color w:val="000000" w:themeColor="text1"/>
          <w:lang w:val="en-US"/>
        </w:rPr>
      </w:pPr>
      <w:r w:rsidRPr="00444409">
        <w:rPr>
          <w:color w:val="000000" w:themeColor="text1"/>
          <w:lang w:val="en-US"/>
        </w:rPr>
        <w:t>Discounts target popular configurations to drive sales in the mid-range segment.</w:t>
      </w:r>
    </w:p>
    <w:p w14:paraId="4E387231"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6681AFF1" w14:textId="77777777" w:rsidR="00444409" w:rsidRPr="00444409" w:rsidRDefault="00444409" w:rsidP="00444409">
      <w:pPr>
        <w:numPr>
          <w:ilvl w:val="0"/>
          <w:numId w:val="59"/>
        </w:numPr>
        <w:spacing w:line="360" w:lineRule="auto"/>
        <w:rPr>
          <w:color w:val="000000" w:themeColor="text1"/>
          <w:lang w:val="en-US"/>
        </w:rPr>
      </w:pPr>
      <w:r w:rsidRPr="00444409">
        <w:rPr>
          <w:b/>
          <w:bCs/>
          <w:color w:val="000000" w:themeColor="text1"/>
          <w:lang w:val="en-US"/>
        </w:rPr>
        <w:t>Description</w:t>
      </w:r>
      <w:r w:rsidRPr="00444409">
        <w:rPr>
          <w:color w:val="000000" w:themeColor="text1"/>
          <w:lang w:val="en-US"/>
        </w:rPr>
        <w:t>: Bar plot with RAM (GB) on x-axis, Offer (% off) on y-axis. Uses a blue gradient palette (</w:t>
      </w:r>
      <w:proofErr w:type="spellStart"/>
      <w:r w:rsidRPr="00444409">
        <w:rPr>
          <w:color w:val="000000" w:themeColor="text1"/>
          <w:lang w:val="en-US"/>
        </w:rPr>
        <w:t>Blues_d</w:t>
      </w:r>
      <w:proofErr w:type="spellEnd"/>
      <w:r w:rsidRPr="00444409">
        <w:rPr>
          <w:color w:val="000000" w:themeColor="text1"/>
          <w:lang w:val="en-US"/>
        </w:rPr>
        <w:t>). Title: “Average Discount by RAM Capacity.”</w:t>
      </w:r>
    </w:p>
    <w:p w14:paraId="1847B135" w14:textId="77777777" w:rsidR="00444409" w:rsidRPr="00444409" w:rsidRDefault="00444409" w:rsidP="00444409">
      <w:pPr>
        <w:numPr>
          <w:ilvl w:val="0"/>
          <w:numId w:val="59"/>
        </w:numPr>
        <w:spacing w:line="360" w:lineRule="auto"/>
        <w:rPr>
          <w:color w:val="000000" w:themeColor="text1"/>
          <w:lang w:val="en-US"/>
        </w:rPr>
      </w:pPr>
      <w:r w:rsidRPr="00444409">
        <w:rPr>
          <w:b/>
          <w:bCs/>
          <w:color w:val="000000" w:themeColor="text1"/>
          <w:lang w:val="en-US"/>
        </w:rPr>
        <w:t>Objective 3</w:t>
      </w:r>
      <w:r w:rsidRPr="00444409">
        <w:rPr>
          <w:color w:val="000000" w:themeColor="text1"/>
          <w:lang w:val="en-US"/>
        </w:rPr>
        <w:t>: Identify discount trends across RAM configurations.</w:t>
      </w:r>
    </w:p>
    <w:p w14:paraId="1165ED03" w14:textId="77777777" w:rsidR="00444409" w:rsidRPr="00444409" w:rsidRDefault="00444409" w:rsidP="00444409">
      <w:pPr>
        <w:numPr>
          <w:ilvl w:val="0"/>
          <w:numId w:val="59"/>
        </w:numPr>
        <w:spacing w:line="360" w:lineRule="auto"/>
        <w:rPr>
          <w:color w:val="000000" w:themeColor="text1"/>
          <w:lang w:val="en-US"/>
        </w:rPr>
      </w:pPr>
      <w:r w:rsidRPr="00444409">
        <w:rPr>
          <w:b/>
          <w:bCs/>
          <w:color w:val="000000" w:themeColor="text1"/>
          <w:lang w:val="en-US"/>
        </w:rPr>
        <w:lastRenderedPageBreak/>
        <w:t>Outcome</w:t>
      </w:r>
      <w:r w:rsidRPr="00444409">
        <w:rPr>
          <w:color w:val="000000" w:themeColor="text1"/>
          <w:lang w:val="en-US"/>
        </w:rPr>
        <w:t>: 8GB RAM laptops are heavily discounted, signaling aggressive marketing for mid-range models.</w:t>
      </w:r>
    </w:p>
    <w:p w14:paraId="0E424CC2" w14:textId="77777777" w:rsidR="00444409" w:rsidRPr="00444409" w:rsidRDefault="00444409" w:rsidP="00444409">
      <w:pPr>
        <w:numPr>
          <w:ilvl w:val="0"/>
          <w:numId w:val="59"/>
        </w:numPr>
        <w:spacing w:line="360" w:lineRule="auto"/>
        <w:rPr>
          <w:color w:val="000000" w:themeColor="text1"/>
          <w:lang w:val="en-US"/>
        </w:rPr>
      </w:pPr>
      <w:r w:rsidRPr="00444409">
        <w:rPr>
          <w:b/>
          <w:bCs/>
          <w:color w:val="000000" w:themeColor="text1"/>
          <w:lang w:val="en-US"/>
        </w:rPr>
        <w:t>[Placeholder for Screenshot: Insert bar plot here]</w:t>
      </w:r>
    </w:p>
    <w:p w14:paraId="20875897"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4. Top Laptops by Reviews</w:t>
      </w:r>
    </w:p>
    <w:p w14:paraId="035E4F7B"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541BE51E" w14:textId="77777777" w:rsidR="00444409" w:rsidRPr="00444409" w:rsidRDefault="00444409" w:rsidP="00444409">
      <w:pPr>
        <w:spacing w:line="360" w:lineRule="auto"/>
        <w:rPr>
          <w:color w:val="000000" w:themeColor="text1"/>
          <w:lang w:val="en-US"/>
        </w:rPr>
      </w:pPr>
      <w:r w:rsidRPr="00444409">
        <w:rPr>
          <w:color w:val="000000" w:themeColor="text1"/>
          <w:lang w:val="en-US"/>
        </w:rPr>
        <w:t>Review counts indicate consumer engagement and popularity. This analysis identifies the top 10 laptops by review count to highlight market favorites.</w:t>
      </w:r>
    </w:p>
    <w:p w14:paraId="4D319C05"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033B49C8" w14:textId="77777777" w:rsidR="00444409" w:rsidRPr="00444409" w:rsidRDefault="00444409" w:rsidP="00444409">
      <w:pPr>
        <w:spacing w:line="360" w:lineRule="auto"/>
        <w:rPr>
          <w:color w:val="000000" w:themeColor="text1"/>
          <w:lang w:val="en-US"/>
        </w:rPr>
      </w:pPr>
      <w:r w:rsidRPr="00444409">
        <w:rPr>
          <w:color w:val="000000" w:themeColor="text1"/>
          <w:lang w:val="en-US"/>
        </w:rPr>
        <w:t>A horizontal bar plot visualizes the top 10 laptops with the highest number of reviews, reflecting their prominence in the market.</w:t>
      </w:r>
    </w:p>
    <w:p w14:paraId="148A2898"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134405C6" w14:textId="77777777" w:rsidR="00444409" w:rsidRPr="00444409" w:rsidRDefault="00444409" w:rsidP="00444409">
      <w:pPr>
        <w:numPr>
          <w:ilvl w:val="0"/>
          <w:numId w:val="60"/>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Product (string) and Reviews (float, parsed from Review column). Missing reviews set to 0.</w:t>
      </w:r>
    </w:p>
    <w:p w14:paraId="339E2A0A" w14:textId="77777777" w:rsidR="00444409" w:rsidRPr="00444409" w:rsidRDefault="00444409" w:rsidP="00444409">
      <w:pPr>
        <w:numPr>
          <w:ilvl w:val="0"/>
          <w:numId w:val="60"/>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55BF8272" w14:textId="77777777" w:rsidR="00444409" w:rsidRPr="00444409" w:rsidRDefault="00444409" w:rsidP="00444409">
      <w:pPr>
        <w:numPr>
          <w:ilvl w:val="1"/>
          <w:numId w:val="60"/>
        </w:numPr>
        <w:spacing w:line="360" w:lineRule="auto"/>
        <w:rPr>
          <w:color w:val="000000" w:themeColor="text1"/>
          <w:lang w:val="en-US"/>
        </w:rPr>
      </w:pPr>
      <w:proofErr w:type="spellStart"/>
      <w:proofErr w:type="gramStart"/>
      <w:r w:rsidRPr="00444409">
        <w:rPr>
          <w:color w:val="000000" w:themeColor="text1"/>
          <w:lang w:val="en-US"/>
        </w:rPr>
        <w:t>pandas.nlargest</w:t>
      </w:r>
      <w:proofErr w:type="spellEnd"/>
      <w:proofErr w:type="gramEnd"/>
      <w:r w:rsidRPr="00444409">
        <w:rPr>
          <w:color w:val="000000" w:themeColor="text1"/>
          <w:lang w:val="en-US"/>
        </w:rPr>
        <w:t>: Selects top 10 rows by Reviews.</w:t>
      </w:r>
    </w:p>
    <w:p w14:paraId="2EFC2DD3" w14:textId="77777777" w:rsidR="00444409" w:rsidRPr="00444409" w:rsidRDefault="00444409" w:rsidP="00444409">
      <w:pPr>
        <w:numPr>
          <w:ilvl w:val="1"/>
          <w:numId w:val="60"/>
        </w:numPr>
        <w:spacing w:line="360" w:lineRule="auto"/>
        <w:rPr>
          <w:color w:val="000000" w:themeColor="text1"/>
          <w:lang w:val="en-US"/>
        </w:rPr>
      </w:pPr>
      <w:proofErr w:type="spellStart"/>
      <w:proofErr w:type="gramStart"/>
      <w:r w:rsidRPr="00444409">
        <w:rPr>
          <w:color w:val="000000" w:themeColor="text1"/>
          <w:lang w:val="en-US"/>
        </w:rPr>
        <w:t>seaborn.barplot</w:t>
      </w:r>
      <w:proofErr w:type="spellEnd"/>
      <w:proofErr w:type="gramEnd"/>
      <w:r w:rsidRPr="00444409">
        <w:rPr>
          <w:color w:val="000000" w:themeColor="text1"/>
          <w:lang w:val="en-US"/>
        </w:rPr>
        <w:t>: Plots Reviews by Product.</w:t>
      </w:r>
    </w:p>
    <w:p w14:paraId="1B76CC66" w14:textId="77777777" w:rsidR="00444409" w:rsidRPr="00444409" w:rsidRDefault="00444409" w:rsidP="00444409">
      <w:pPr>
        <w:numPr>
          <w:ilvl w:val="1"/>
          <w:numId w:val="60"/>
        </w:numPr>
        <w:spacing w:line="360" w:lineRule="auto"/>
        <w:rPr>
          <w:color w:val="000000" w:themeColor="text1"/>
          <w:lang w:val="en-US"/>
        </w:rPr>
      </w:pPr>
      <w:proofErr w:type="spellStart"/>
      <w:proofErr w:type="gramStart"/>
      <w:r w:rsidRPr="00444409">
        <w:rPr>
          <w:color w:val="000000" w:themeColor="text1"/>
          <w:lang w:val="en-US"/>
        </w:rPr>
        <w:t>matplotlib.pyplot</w:t>
      </w:r>
      <w:proofErr w:type="spellEnd"/>
      <w:proofErr w:type="gramEnd"/>
      <w:r w:rsidRPr="00444409">
        <w:rPr>
          <w:color w:val="000000" w:themeColor="text1"/>
          <w:lang w:val="en-US"/>
        </w:rPr>
        <w:t>: Customizes layout for readability.</w:t>
      </w:r>
    </w:p>
    <w:p w14:paraId="378C293E" w14:textId="77777777" w:rsidR="00444409" w:rsidRPr="00444409" w:rsidRDefault="00444409" w:rsidP="00444409">
      <w:pPr>
        <w:numPr>
          <w:ilvl w:val="0"/>
          <w:numId w:val="60"/>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Assumes unique product names; duplicates removed during cleaning. High review counts correlate with sales volume.</w:t>
      </w:r>
    </w:p>
    <w:p w14:paraId="1716EE3E"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65BE7545" w14:textId="77777777" w:rsidR="00444409" w:rsidRPr="00444409" w:rsidRDefault="00444409" w:rsidP="00444409">
      <w:pPr>
        <w:numPr>
          <w:ilvl w:val="0"/>
          <w:numId w:val="61"/>
        </w:numPr>
        <w:spacing w:line="360" w:lineRule="auto"/>
        <w:rPr>
          <w:color w:val="000000" w:themeColor="text1"/>
          <w:lang w:val="en-US"/>
        </w:rPr>
      </w:pPr>
      <w:r w:rsidRPr="00444409">
        <w:rPr>
          <w:color w:val="000000" w:themeColor="text1"/>
          <w:lang w:val="en-US"/>
        </w:rPr>
        <w:t xml:space="preserve">Top laptops include models like ASUS </w:t>
      </w:r>
      <w:proofErr w:type="spellStart"/>
      <w:r w:rsidRPr="00444409">
        <w:rPr>
          <w:color w:val="000000" w:themeColor="text1"/>
          <w:lang w:val="en-US"/>
        </w:rPr>
        <w:t>Vivobook</w:t>
      </w:r>
      <w:proofErr w:type="spellEnd"/>
      <w:r w:rsidRPr="00444409">
        <w:rPr>
          <w:color w:val="000000" w:themeColor="text1"/>
          <w:lang w:val="en-US"/>
        </w:rPr>
        <w:t xml:space="preserve"> and Lenovo </w:t>
      </w:r>
      <w:proofErr w:type="spellStart"/>
      <w:r w:rsidRPr="00444409">
        <w:rPr>
          <w:color w:val="000000" w:themeColor="text1"/>
          <w:lang w:val="en-US"/>
        </w:rPr>
        <w:t>Ideapad</w:t>
      </w:r>
      <w:proofErr w:type="spellEnd"/>
      <w:r w:rsidRPr="00444409">
        <w:rPr>
          <w:color w:val="000000" w:themeColor="text1"/>
          <w:lang w:val="en-US"/>
        </w:rPr>
        <w:t>, with review counts ranging from ~5,000 to 10,000.</w:t>
      </w:r>
    </w:p>
    <w:p w14:paraId="56A5D379" w14:textId="77777777" w:rsidR="00444409" w:rsidRPr="00444409" w:rsidRDefault="00444409" w:rsidP="00444409">
      <w:pPr>
        <w:numPr>
          <w:ilvl w:val="0"/>
          <w:numId w:val="61"/>
        </w:numPr>
        <w:spacing w:line="360" w:lineRule="auto"/>
        <w:rPr>
          <w:color w:val="000000" w:themeColor="text1"/>
          <w:lang w:val="en-US"/>
        </w:rPr>
      </w:pPr>
      <w:r w:rsidRPr="00444409">
        <w:rPr>
          <w:color w:val="000000" w:themeColor="text1"/>
          <w:lang w:val="en-US"/>
        </w:rPr>
        <w:t>Mid-range laptops dominate, reflecting high consumer interest in ₹30,000–₹50,000 price points.</w:t>
      </w:r>
    </w:p>
    <w:p w14:paraId="32AEA904" w14:textId="77777777" w:rsidR="00444409" w:rsidRPr="00444409" w:rsidRDefault="00444409" w:rsidP="00444409">
      <w:pPr>
        <w:numPr>
          <w:ilvl w:val="0"/>
          <w:numId w:val="61"/>
        </w:numPr>
        <w:spacing w:line="360" w:lineRule="auto"/>
        <w:rPr>
          <w:color w:val="000000" w:themeColor="text1"/>
          <w:lang w:val="en-US"/>
        </w:rPr>
      </w:pPr>
      <w:r w:rsidRPr="00444409">
        <w:rPr>
          <w:color w:val="000000" w:themeColor="text1"/>
          <w:lang w:val="en-US"/>
        </w:rPr>
        <w:t>Brands like ASUS, Lenovo, and HP lead, indicating strong market presence.</w:t>
      </w:r>
    </w:p>
    <w:p w14:paraId="7196D30B" w14:textId="77777777" w:rsidR="00444409" w:rsidRPr="00444409" w:rsidRDefault="00444409" w:rsidP="00444409">
      <w:pPr>
        <w:numPr>
          <w:ilvl w:val="0"/>
          <w:numId w:val="61"/>
        </w:numPr>
        <w:spacing w:line="360" w:lineRule="auto"/>
        <w:rPr>
          <w:color w:val="000000" w:themeColor="text1"/>
          <w:lang w:val="en-US"/>
        </w:rPr>
      </w:pPr>
      <w:r w:rsidRPr="00444409">
        <w:rPr>
          <w:color w:val="000000" w:themeColor="text1"/>
          <w:lang w:val="en-US"/>
        </w:rPr>
        <w:t>High reviews suggest reliability and trust, key for mid-range buyers.</w:t>
      </w:r>
    </w:p>
    <w:p w14:paraId="422B4FF9"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12A7CA6B" w14:textId="77777777" w:rsidR="00444409" w:rsidRPr="00444409" w:rsidRDefault="00444409" w:rsidP="00444409">
      <w:pPr>
        <w:numPr>
          <w:ilvl w:val="0"/>
          <w:numId w:val="62"/>
        </w:numPr>
        <w:spacing w:line="360" w:lineRule="auto"/>
        <w:rPr>
          <w:color w:val="000000" w:themeColor="text1"/>
          <w:lang w:val="en-US"/>
        </w:rPr>
      </w:pPr>
      <w:r w:rsidRPr="00444409">
        <w:rPr>
          <w:b/>
          <w:bCs/>
          <w:color w:val="000000" w:themeColor="text1"/>
          <w:lang w:val="en-US"/>
        </w:rPr>
        <w:t>Description</w:t>
      </w:r>
      <w:r w:rsidRPr="00444409">
        <w:rPr>
          <w:color w:val="000000" w:themeColor="text1"/>
          <w:lang w:val="en-US"/>
        </w:rPr>
        <w:t>: Horizontal bar plot with Product on y-axis, Reviews on x-axis. Uses a green palette (</w:t>
      </w:r>
      <w:proofErr w:type="spellStart"/>
      <w:r w:rsidRPr="00444409">
        <w:rPr>
          <w:color w:val="000000" w:themeColor="text1"/>
          <w:lang w:val="en-US"/>
        </w:rPr>
        <w:t>Greens_d</w:t>
      </w:r>
      <w:proofErr w:type="spellEnd"/>
      <w:r w:rsidRPr="00444409">
        <w:rPr>
          <w:color w:val="000000" w:themeColor="text1"/>
          <w:lang w:val="en-US"/>
        </w:rPr>
        <w:t>). Title: “Top 10 Laptops by Number of Reviews.”</w:t>
      </w:r>
    </w:p>
    <w:p w14:paraId="4A0D1EDF" w14:textId="77777777" w:rsidR="00444409" w:rsidRPr="00444409" w:rsidRDefault="00444409" w:rsidP="00444409">
      <w:pPr>
        <w:numPr>
          <w:ilvl w:val="0"/>
          <w:numId w:val="62"/>
        </w:numPr>
        <w:spacing w:line="360" w:lineRule="auto"/>
        <w:rPr>
          <w:color w:val="000000" w:themeColor="text1"/>
          <w:lang w:val="en-US"/>
        </w:rPr>
      </w:pPr>
      <w:r w:rsidRPr="00444409">
        <w:rPr>
          <w:b/>
          <w:bCs/>
          <w:color w:val="000000" w:themeColor="text1"/>
          <w:lang w:val="en-US"/>
        </w:rPr>
        <w:t>Objective 4</w:t>
      </w:r>
      <w:r w:rsidRPr="00444409">
        <w:rPr>
          <w:color w:val="000000" w:themeColor="text1"/>
          <w:lang w:val="en-US"/>
        </w:rPr>
        <w:t>: Identify the most popular laptops based on review counts.</w:t>
      </w:r>
    </w:p>
    <w:p w14:paraId="74662D19" w14:textId="77777777" w:rsidR="00444409" w:rsidRPr="00444409" w:rsidRDefault="00444409" w:rsidP="00444409">
      <w:pPr>
        <w:numPr>
          <w:ilvl w:val="0"/>
          <w:numId w:val="62"/>
        </w:numPr>
        <w:spacing w:line="360" w:lineRule="auto"/>
        <w:rPr>
          <w:color w:val="000000" w:themeColor="text1"/>
          <w:lang w:val="en-US"/>
        </w:rPr>
      </w:pPr>
      <w:r w:rsidRPr="00444409">
        <w:rPr>
          <w:b/>
          <w:bCs/>
          <w:color w:val="000000" w:themeColor="text1"/>
          <w:lang w:val="en-US"/>
        </w:rPr>
        <w:lastRenderedPageBreak/>
        <w:t>Outcome</w:t>
      </w:r>
      <w:r w:rsidRPr="00444409">
        <w:rPr>
          <w:color w:val="000000" w:themeColor="text1"/>
          <w:lang w:val="en-US"/>
        </w:rPr>
        <w:t>: ASUS and Lenovo mid-range models are consumer favorites, guiding market focus toward these brands.</w:t>
      </w:r>
    </w:p>
    <w:p w14:paraId="0EDCFAFE" w14:textId="77777777" w:rsidR="00444409" w:rsidRPr="00444409" w:rsidRDefault="00444409" w:rsidP="00444409">
      <w:pPr>
        <w:numPr>
          <w:ilvl w:val="0"/>
          <w:numId w:val="62"/>
        </w:numPr>
        <w:spacing w:line="360" w:lineRule="auto"/>
        <w:rPr>
          <w:color w:val="000000" w:themeColor="text1"/>
          <w:lang w:val="en-US"/>
        </w:rPr>
      </w:pPr>
      <w:r w:rsidRPr="00444409">
        <w:rPr>
          <w:b/>
          <w:bCs/>
          <w:color w:val="000000" w:themeColor="text1"/>
          <w:lang w:val="en-US"/>
        </w:rPr>
        <w:t>[Placeholder for Screenshot: Insert horizontal bar plot here]</w:t>
      </w:r>
    </w:p>
    <w:p w14:paraId="4E958CC2"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5. Price vs. Rating Relationship</w:t>
      </w:r>
    </w:p>
    <w:p w14:paraId="5A45C7F1"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42143DBF" w14:textId="77777777" w:rsidR="00444409" w:rsidRPr="00444409" w:rsidRDefault="00444409" w:rsidP="00444409">
      <w:pPr>
        <w:spacing w:line="360" w:lineRule="auto"/>
        <w:rPr>
          <w:color w:val="000000" w:themeColor="text1"/>
          <w:lang w:val="en-US"/>
        </w:rPr>
      </w:pPr>
      <w:r w:rsidRPr="00444409">
        <w:rPr>
          <w:color w:val="000000" w:themeColor="text1"/>
          <w:lang w:val="en-US"/>
        </w:rPr>
        <w:t>Exploring whether higher-priced laptops receive better ratings reveals consumer value perceptions. This analysis examines the relationship between price and rating.</w:t>
      </w:r>
    </w:p>
    <w:p w14:paraId="1D919005"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744EDC2A" w14:textId="77777777" w:rsidR="00444409" w:rsidRPr="00444409" w:rsidRDefault="00444409" w:rsidP="00444409">
      <w:pPr>
        <w:spacing w:line="360" w:lineRule="auto"/>
        <w:rPr>
          <w:color w:val="000000" w:themeColor="text1"/>
          <w:lang w:val="en-US"/>
        </w:rPr>
      </w:pPr>
      <w:r w:rsidRPr="00444409">
        <w:rPr>
          <w:color w:val="000000" w:themeColor="text1"/>
          <w:lang w:val="en-US"/>
        </w:rPr>
        <w:t>A scatter plot with a regression line visualizes Price against Rating, assessing correlation and trends.</w:t>
      </w:r>
    </w:p>
    <w:p w14:paraId="10613AFC"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7D209575" w14:textId="77777777" w:rsidR="00444409" w:rsidRPr="00444409" w:rsidRDefault="00444409" w:rsidP="00444409">
      <w:pPr>
        <w:numPr>
          <w:ilvl w:val="0"/>
          <w:numId w:val="63"/>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Price (float) and Rating (float). Outliers removed via z-scores.</w:t>
      </w:r>
    </w:p>
    <w:p w14:paraId="6612A762" w14:textId="77777777" w:rsidR="00444409" w:rsidRPr="00444409" w:rsidRDefault="00444409" w:rsidP="00444409">
      <w:pPr>
        <w:numPr>
          <w:ilvl w:val="0"/>
          <w:numId w:val="63"/>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74AC3A6F" w14:textId="77777777" w:rsidR="00444409" w:rsidRPr="00444409" w:rsidRDefault="00444409" w:rsidP="00444409">
      <w:pPr>
        <w:numPr>
          <w:ilvl w:val="1"/>
          <w:numId w:val="63"/>
        </w:numPr>
        <w:spacing w:line="360" w:lineRule="auto"/>
        <w:rPr>
          <w:color w:val="000000" w:themeColor="text1"/>
          <w:lang w:val="en-US"/>
        </w:rPr>
      </w:pPr>
      <w:proofErr w:type="spellStart"/>
      <w:proofErr w:type="gramStart"/>
      <w:r w:rsidRPr="00444409">
        <w:rPr>
          <w:color w:val="000000" w:themeColor="text1"/>
          <w:lang w:val="en-US"/>
        </w:rPr>
        <w:t>seaborn.scatterplot</w:t>
      </w:r>
      <w:proofErr w:type="spellEnd"/>
      <w:proofErr w:type="gramEnd"/>
      <w:r w:rsidRPr="00444409">
        <w:rPr>
          <w:color w:val="000000" w:themeColor="text1"/>
          <w:lang w:val="en-US"/>
        </w:rPr>
        <w:t>: Plots individual points with transparency.</w:t>
      </w:r>
    </w:p>
    <w:p w14:paraId="0E4A9A61" w14:textId="77777777" w:rsidR="00444409" w:rsidRPr="00444409" w:rsidRDefault="00444409" w:rsidP="00444409">
      <w:pPr>
        <w:numPr>
          <w:ilvl w:val="1"/>
          <w:numId w:val="63"/>
        </w:numPr>
        <w:spacing w:line="360" w:lineRule="auto"/>
        <w:rPr>
          <w:color w:val="000000" w:themeColor="text1"/>
          <w:lang w:val="en-US"/>
        </w:rPr>
      </w:pPr>
      <w:proofErr w:type="spellStart"/>
      <w:proofErr w:type="gramStart"/>
      <w:r w:rsidRPr="00444409">
        <w:rPr>
          <w:color w:val="000000" w:themeColor="text1"/>
          <w:lang w:val="en-US"/>
        </w:rPr>
        <w:t>seaborn.regplot</w:t>
      </w:r>
      <w:proofErr w:type="spellEnd"/>
      <w:proofErr w:type="gramEnd"/>
      <w:r w:rsidRPr="00444409">
        <w:rPr>
          <w:color w:val="000000" w:themeColor="text1"/>
          <w:lang w:val="en-US"/>
        </w:rPr>
        <w:t>: Adds a linear regression line.</w:t>
      </w:r>
    </w:p>
    <w:p w14:paraId="5F113DD9" w14:textId="77777777" w:rsidR="00444409" w:rsidRPr="00444409" w:rsidRDefault="00444409" w:rsidP="00444409">
      <w:pPr>
        <w:numPr>
          <w:ilvl w:val="1"/>
          <w:numId w:val="63"/>
        </w:numPr>
        <w:spacing w:line="360" w:lineRule="auto"/>
        <w:rPr>
          <w:color w:val="000000" w:themeColor="text1"/>
          <w:lang w:val="en-US"/>
        </w:rPr>
      </w:pPr>
      <w:proofErr w:type="spellStart"/>
      <w:proofErr w:type="gramStart"/>
      <w:r w:rsidRPr="00444409">
        <w:rPr>
          <w:color w:val="000000" w:themeColor="text1"/>
          <w:lang w:val="en-US"/>
        </w:rPr>
        <w:t>matplotlib.pyplot</w:t>
      </w:r>
      <w:proofErr w:type="spellEnd"/>
      <w:proofErr w:type="gramEnd"/>
      <w:r w:rsidRPr="00444409">
        <w:rPr>
          <w:color w:val="000000" w:themeColor="text1"/>
          <w:lang w:val="en-US"/>
        </w:rPr>
        <w:t>: Customizes title and axes.</w:t>
      </w:r>
    </w:p>
    <w:p w14:paraId="337E9A08" w14:textId="77777777" w:rsidR="00444409" w:rsidRPr="00444409" w:rsidRDefault="00444409" w:rsidP="00444409">
      <w:pPr>
        <w:numPr>
          <w:ilvl w:val="0"/>
          <w:numId w:val="63"/>
        </w:numPr>
        <w:spacing w:line="360" w:lineRule="auto"/>
        <w:rPr>
          <w:color w:val="000000" w:themeColor="text1"/>
          <w:lang w:val="en-US"/>
        </w:rPr>
      </w:pPr>
      <w:r w:rsidRPr="00444409">
        <w:rPr>
          <w:b/>
          <w:bCs/>
          <w:color w:val="000000" w:themeColor="text1"/>
          <w:lang w:val="en-US"/>
        </w:rPr>
        <w:t>Formulas</w:t>
      </w:r>
      <w:r w:rsidRPr="00444409">
        <w:rPr>
          <w:color w:val="000000" w:themeColor="text1"/>
          <w:lang w:val="en-US"/>
        </w:rPr>
        <w:t>: Linear regression slope to estimate trend strength.</w:t>
      </w:r>
    </w:p>
    <w:p w14:paraId="1AE7E379" w14:textId="77777777" w:rsidR="00444409" w:rsidRPr="00444409" w:rsidRDefault="00444409" w:rsidP="00444409">
      <w:pPr>
        <w:numPr>
          <w:ilvl w:val="0"/>
          <w:numId w:val="63"/>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Narrow rating range (4.0–4.5) may weaken correlation detection.</w:t>
      </w:r>
    </w:p>
    <w:p w14:paraId="4D0E6622"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3C7103A3" w14:textId="77777777" w:rsidR="00444409" w:rsidRPr="00444409" w:rsidRDefault="00444409" w:rsidP="00444409">
      <w:pPr>
        <w:numPr>
          <w:ilvl w:val="0"/>
          <w:numId w:val="64"/>
        </w:numPr>
        <w:spacing w:line="360" w:lineRule="auto"/>
        <w:rPr>
          <w:color w:val="000000" w:themeColor="text1"/>
          <w:lang w:val="en-US"/>
        </w:rPr>
      </w:pPr>
      <w:r w:rsidRPr="00444409">
        <w:rPr>
          <w:color w:val="000000" w:themeColor="text1"/>
          <w:lang w:val="en-US"/>
        </w:rPr>
        <w:t>Weak correlation (r ≈ 0.1–0.2) between price and rating, indicating price does not strongly influence satisfaction.</w:t>
      </w:r>
    </w:p>
    <w:p w14:paraId="56A56386" w14:textId="77777777" w:rsidR="00444409" w:rsidRPr="00444409" w:rsidRDefault="00444409" w:rsidP="00444409">
      <w:pPr>
        <w:numPr>
          <w:ilvl w:val="0"/>
          <w:numId w:val="64"/>
        </w:numPr>
        <w:spacing w:line="360" w:lineRule="auto"/>
        <w:rPr>
          <w:color w:val="000000" w:themeColor="text1"/>
          <w:lang w:val="en-US"/>
        </w:rPr>
      </w:pPr>
      <w:r w:rsidRPr="00444409">
        <w:rPr>
          <w:color w:val="000000" w:themeColor="text1"/>
          <w:lang w:val="en-US"/>
        </w:rPr>
        <w:t>Budget laptops (~₹30,000) often have high ratings (</w:t>
      </w:r>
      <w:del w:id="1" w:author="Unknown">
        <w:r w:rsidRPr="00444409">
          <w:rPr>
            <w:color w:val="000000" w:themeColor="text1"/>
            <w:lang w:val="en-US"/>
          </w:rPr>
          <w:delText>4.5), comparable to premium models (</w:delText>
        </w:r>
      </w:del>
      <w:r w:rsidRPr="00444409">
        <w:rPr>
          <w:color w:val="000000" w:themeColor="text1"/>
          <w:lang w:val="en-US"/>
        </w:rPr>
        <w:t>₹80,000).</w:t>
      </w:r>
    </w:p>
    <w:p w14:paraId="21E7E752" w14:textId="77777777" w:rsidR="00444409" w:rsidRPr="00444409" w:rsidRDefault="00444409" w:rsidP="00444409">
      <w:pPr>
        <w:numPr>
          <w:ilvl w:val="0"/>
          <w:numId w:val="64"/>
        </w:numPr>
        <w:spacing w:line="360" w:lineRule="auto"/>
        <w:rPr>
          <w:color w:val="000000" w:themeColor="text1"/>
          <w:lang w:val="en-US"/>
        </w:rPr>
      </w:pPr>
      <w:r w:rsidRPr="00444409">
        <w:rPr>
          <w:color w:val="000000" w:themeColor="text1"/>
          <w:lang w:val="en-US"/>
        </w:rPr>
        <w:t>Regression line is nearly flat, confirming minimal price impact on ratings.</w:t>
      </w:r>
    </w:p>
    <w:p w14:paraId="58A1EDE2" w14:textId="77777777" w:rsidR="00444409" w:rsidRPr="00444409" w:rsidRDefault="00444409" w:rsidP="00444409">
      <w:pPr>
        <w:numPr>
          <w:ilvl w:val="0"/>
          <w:numId w:val="64"/>
        </w:numPr>
        <w:spacing w:line="360" w:lineRule="auto"/>
        <w:rPr>
          <w:color w:val="000000" w:themeColor="text1"/>
          <w:lang w:val="en-US"/>
        </w:rPr>
      </w:pPr>
      <w:r w:rsidRPr="00444409">
        <w:rPr>
          <w:color w:val="000000" w:themeColor="text1"/>
          <w:lang w:val="en-US"/>
        </w:rPr>
        <w:t xml:space="preserve">Dense clustering at 4.0–4.5 ratings </w:t>
      </w:r>
      <w:proofErr w:type="gramStart"/>
      <w:r w:rsidRPr="00444409">
        <w:rPr>
          <w:color w:val="000000" w:themeColor="text1"/>
          <w:lang w:val="en-US"/>
        </w:rPr>
        <w:t>suggests</w:t>
      </w:r>
      <w:proofErr w:type="gramEnd"/>
      <w:r w:rsidRPr="00444409">
        <w:rPr>
          <w:color w:val="000000" w:themeColor="text1"/>
          <w:lang w:val="en-US"/>
        </w:rPr>
        <w:t xml:space="preserve"> uniform customer satisfaction across price points.</w:t>
      </w:r>
    </w:p>
    <w:p w14:paraId="572FE0AD"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62CB2410" w14:textId="77777777" w:rsidR="00444409" w:rsidRPr="00444409" w:rsidRDefault="00444409" w:rsidP="00444409">
      <w:pPr>
        <w:numPr>
          <w:ilvl w:val="0"/>
          <w:numId w:val="65"/>
        </w:numPr>
        <w:spacing w:line="360" w:lineRule="auto"/>
        <w:rPr>
          <w:color w:val="000000" w:themeColor="text1"/>
          <w:lang w:val="en-US"/>
        </w:rPr>
      </w:pPr>
      <w:r w:rsidRPr="00444409">
        <w:rPr>
          <w:b/>
          <w:bCs/>
          <w:color w:val="000000" w:themeColor="text1"/>
          <w:lang w:val="en-US"/>
        </w:rPr>
        <w:t>Description</w:t>
      </w:r>
      <w:r w:rsidRPr="00444409">
        <w:rPr>
          <w:color w:val="000000" w:themeColor="text1"/>
          <w:lang w:val="en-US"/>
        </w:rPr>
        <w:t>: Scatter plot with purple points (alpha=0.6) and a black regression line. X-axis: Price (₹); Y-axis: Rating. Title: “Price vs. Rating of Laptops.”</w:t>
      </w:r>
    </w:p>
    <w:p w14:paraId="26336423" w14:textId="77777777" w:rsidR="00444409" w:rsidRPr="00444409" w:rsidRDefault="00444409" w:rsidP="00444409">
      <w:pPr>
        <w:numPr>
          <w:ilvl w:val="0"/>
          <w:numId w:val="65"/>
        </w:numPr>
        <w:spacing w:line="360" w:lineRule="auto"/>
        <w:rPr>
          <w:color w:val="000000" w:themeColor="text1"/>
          <w:lang w:val="en-US"/>
        </w:rPr>
      </w:pPr>
      <w:r w:rsidRPr="00444409">
        <w:rPr>
          <w:b/>
          <w:bCs/>
          <w:color w:val="000000" w:themeColor="text1"/>
          <w:lang w:val="en-US"/>
        </w:rPr>
        <w:t>Objective 5</w:t>
      </w:r>
      <w:r w:rsidRPr="00444409">
        <w:rPr>
          <w:color w:val="000000" w:themeColor="text1"/>
          <w:lang w:val="en-US"/>
        </w:rPr>
        <w:t>: Determine if higher-priced laptops receive better ratings.</w:t>
      </w:r>
    </w:p>
    <w:p w14:paraId="1C9562E4" w14:textId="77777777" w:rsidR="00444409" w:rsidRPr="00444409" w:rsidRDefault="00444409" w:rsidP="00444409">
      <w:pPr>
        <w:numPr>
          <w:ilvl w:val="0"/>
          <w:numId w:val="65"/>
        </w:numPr>
        <w:spacing w:line="360" w:lineRule="auto"/>
        <w:rPr>
          <w:color w:val="000000" w:themeColor="text1"/>
          <w:lang w:val="en-US"/>
        </w:rPr>
      </w:pPr>
      <w:r w:rsidRPr="00444409">
        <w:rPr>
          <w:b/>
          <w:bCs/>
          <w:color w:val="000000" w:themeColor="text1"/>
          <w:lang w:val="en-US"/>
        </w:rPr>
        <w:lastRenderedPageBreak/>
        <w:t>Outcome</w:t>
      </w:r>
      <w:r w:rsidRPr="00444409">
        <w:rPr>
          <w:color w:val="000000" w:themeColor="text1"/>
          <w:lang w:val="en-US"/>
        </w:rPr>
        <w:t>: Price has little impact on ratings, highlighting value in budget and mid-range laptops.</w:t>
      </w:r>
    </w:p>
    <w:p w14:paraId="29FF85F1" w14:textId="77777777" w:rsidR="00444409" w:rsidRPr="00444409" w:rsidRDefault="00444409" w:rsidP="00444409">
      <w:pPr>
        <w:numPr>
          <w:ilvl w:val="0"/>
          <w:numId w:val="65"/>
        </w:numPr>
        <w:spacing w:line="360" w:lineRule="auto"/>
        <w:rPr>
          <w:color w:val="000000" w:themeColor="text1"/>
          <w:lang w:val="en-US"/>
        </w:rPr>
      </w:pPr>
      <w:r w:rsidRPr="00444409">
        <w:rPr>
          <w:b/>
          <w:bCs/>
          <w:color w:val="000000" w:themeColor="text1"/>
          <w:lang w:val="en-US"/>
        </w:rPr>
        <w:t>[Placeholder for Screenshot: Insert scatter plot here]</w:t>
      </w:r>
    </w:p>
    <w:p w14:paraId="4AC24278"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6. Storage Capacity Distribution</w:t>
      </w:r>
    </w:p>
    <w:p w14:paraId="197CE038" w14:textId="77777777" w:rsidR="00444409" w:rsidRPr="00444409" w:rsidRDefault="00444409" w:rsidP="00444409">
      <w:pPr>
        <w:spacing w:line="360" w:lineRule="auto"/>
        <w:rPr>
          <w:b/>
          <w:bCs/>
          <w:color w:val="000000" w:themeColor="text1"/>
          <w:lang w:val="en-US"/>
        </w:rPr>
      </w:pPr>
      <w:proofErr w:type="spellStart"/>
      <w:r w:rsidRPr="00444409">
        <w:rPr>
          <w:b/>
          <w:bCs/>
          <w:color w:val="000000" w:themeColor="text1"/>
          <w:lang w:val="en-US"/>
        </w:rPr>
        <w:t>i</w:t>
      </w:r>
      <w:proofErr w:type="spellEnd"/>
      <w:r w:rsidRPr="00444409">
        <w:rPr>
          <w:b/>
          <w:bCs/>
          <w:color w:val="000000" w:themeColor="text1"/>
          <w:lang w:val="en-US"/>
        </w:rPr>
        <w:t>. Introduction</w:t>
      </w:r>
    </w:p>
    <w:p w14:paraId="66B28A06" w14:textId="77777777" w:rsidR="00444409" w:rsidRPr="00444409" w:rsidRDefault="00444409" w:rsidP="00444409">
      <w:pPr>
        <w:spacing w:line="360" w:lineRule="auto"/>
        <w:rPr>
          <w:color w:val="000000" w:themeColor="text1"/>
          <w:lang w:val="en-US"/>
        </w:rPr>
      </w:pPr>
      <w:r w:rsidRPr="00444409">
        <w:rPr>
          <w:color w:val="000000" w:themeColor="text1"/>
          <w:lang w:val="en-US"/>
        </w:rPr>
        <w:t>Storage capacity reflects consumer needs for data storage and performance. This analysis examines the prevalence of storage sizes to identify market trends.</w:t>
      </w:r>
    </w:p>
    <w:p w14:paraId="6A660588"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j. General Description</w:t>
      </w:r>
    </w:p>
    <w:p w14:paraId="66EF2E30" w14:textId="77777777" w:rsidR="00444409" w:rsidRPr="00444409" w:rsidRDefault="00444409" w:rsidP="00444409">
      <w:pPr>
        <w:spacing w:line="360" w:lineRule="auto"/>
        <w:rPr>
          <w:color w:val="000000" w:themeColor="text1"/>
          <w:lang w:val="en-US"/>
        </w:rPr>
      </w:pPr>
      <w:r w:rsidRPr="00444409">
        <w:rPr>
          <w:color w:val="000000" w:themeColor="text1"/>
          <w:lang w:val="en-US"/>
        </w:rPr>
        <w:t>A pie chart visualizes the proportion of laptops by storage capacity, highlighting dominant configurations.</w:t>
      </w:r>
    </w:p>
    <w:p w14:paraId="00CBC3FA"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k. Specific Requirements, Functions, and Formulas</w:t>
      </w:r>
    </w:p>
    <w:p w14:paraId="242A0DD0" w14:textId="77777777" w:rsidR="00444409" w:rsidRPr="00444409" w:rsidRDefault="00444409" w:rsidP="00444409">
      <w:pPr>
        <w:numPr>
          <w:ilvl w:val="0"/>
          <w:numId w:val="66"/>
        </w:numPr>
        <w:spacing w:line="360" w:lineRule="auto"/>
        <w:rPr>
          <w:color w:val="000000" w:themeColor="text1"/>
          <w:lang w:val="en-US"/>
        </w:rPr>
      </w:pPr>
      <w:r w:rsidRPr="00444409">
        <w:rPr>
          <w:b/>
          <w:bCs/>
          <w:color w:val="000000" w:themeColor="text1"/>
          <w:lang w:val="en-US"/>
        </w:rPr>
        <w:t>Requirements</w:t>
      </w:r>
      <w:r w:rsidRPr="00444409">
        <w:rPr>
          <w:color w:val="000000" w:themeColor="text1"/>
          <w:lang w:val="en-US"/>
        </w:rPr>
        <w:t>: Storage (float, GB; TB converted to 1000GB). Missing storage values dropped.</w:t>
      </w:r>
    </w:p>
    <w:p w14:paraId="7C609CAE" w14:textId="77777777" w:rsidR="00444409" w:rsidRPr="00444409" w:rsidRDefault="00444409" w:rsidP="00444409">
      <w:pPr>
        <w:numPr>
          <w:ilvl w:val="0"/>
          <w:numId w:val="66"/>
        </w:numPr>
        <w:spacing w:line="360" w:lineRule="auto"/>
        <w:rPr>
          <w:color w:val="000000" w:themeColor="text1"/>
          <w:lang w:val="en-US"/>
        </w:rPr>
      </w:pPr>
      <w:r w:rsidRPr="00444409">
        <w:rPr>
          <w:b/>
          <w:bCs/>
          <w:color w:val="000000" w:themeColor="text1"/>
          <w:lang w:val="en-US"/>
        </w:rPr>
        <w:t>Libraries/Functions</w:t>
      </w:r>
      <w:r w:rsidRPr="00444409">
        <w:rPr>
          <w:color w:val="000000" w:themeColor="text1"/>
          <w:lang w:val="en-US"/>
        </w:rPr>
        <w:t xml:space="preserve">: </w:t>
      </w:r>
    </w:p>
    <w:p w14:paraId="2167CCCA" w14:textId="77777777" w:rsidR="00444409" w:rsidRPr="00444409" w:rsidRDefault="00444409" w:rsidP="00444409">
      <w:pPr>
        <w:numPr>
          <w:ilvl w:val="1"/>
          <w:numId w:val="66"/>
        </w:numPr>
        <w:spacing w:line="360" w:lineRule="auto"/>
        <w:rPr>
          <w:color w:val="000000" w:themeColor="text1"/>
          <w:lang w:val="en-US"/>
        </w:rPr>
      </w:pPr>
      <w:proofErr w:type="spellStart"/>
      <w:r w:rsidRPr="00444409">
        <w:rPr>
          <w:color w:val="000000" w:themeColor="text1"/>
          <w:lang w:val="en-US"/>
        </w:rPr>
        <w:t>pandas.value_counts</w:t>
      </w:r>
      <w:proofErr w:type="spellEnd"/>
      <w:r w:rsidRPr="00444409">
        <w:rPr>
          <w:color w:val="000000" w:themeColor="text1"/>
          <w:lang w:val="en-US"/>
        </w:rPr>
        <w:t>: Counts frequency of storage sizes.</w:t>
      </w:r>
    </w:p>
    <w:p w14:paraId="26283022" w14:textId="77777777" w:rsidR="00444409" w:rsidRPr="00444409" w:rsidRDefault="00444409" w:rsidP="00444409">
      <w:pPr>
        <w:numPr>
          <w:ilvl w:val="1"/>
          <w:numId w:val="66"/>
        </w:numPr>
        <w:spacing w:line="360" w:lineRule="auto"/>
        <w:rPr>
          <w:color w:val="000000" w:themeColor="text1"/>
          <w:lang w:val="en-US"/>
        </w:rPr>
      </w:pPr>
      <w:proofErr w:type="spellStart"/>
      <w:r w:rsidRPr="00444409">
        <w:rPr>
          <w:color w:val="000000" w:themeColor="text1"/>
          <w:lang w:val="en-US"/>
        </w:rPr>
        <w:t>matplotlib.pyplot.pie</w:t>
      </w:r>
      <w:proofErr w:type="spellEnd"/>
      <w:r w:rsidRPr="00444409">
        <w:rPr>
          <w:color w:val="000000" w:themeColor="text1"/>
          <w:lang w:val="en-US"/>
        </w:rPr>
        <w:t>: Creates pie chart with percentages.</w:t>
      </w:r>
    </w:p>
    <w:p w14:paraId="6ECB5E84" w14:textId="77777777" w:rsidR="00444409" w:rsidRPr="00444409" w:rsidRDefault="00444409" w:rsidP="00444409">
      <w:pPr>
        <w:numPr>
          <w:ilvl w:val="1"/>
          <w:numId w:val="66"/>
        </w:numPr>
        <w:spacing w:line="360" w:lineRule="auto"/>
        <w:rPr>
          <w:color w:val="000000" w:themeColor="text1"/>
          <w:lang w:val="en-US"/>
        </w:rPr>
      </w:pPr>
      <w:r w:rsidRPr="00444409">
        <w:rPr>
          <w:color w:val="000000" w:themeColor="text1"/>
          <w:lang w:val="en-US"/>
        </w:rPr>
        <w:t>seaborn: Provides pastel color palette.</w:t>
      </w:r>
    </w:p>
    <w:p w14:paraId="0AF5E9D0" w14:textId="77777777" w:rsidR="00444409" w:rsidRPr="00444409" w:rsidRDefault="00444409" w:rsidP="00444409">
      <w:pPr>
        <w:numPr>
          <w:ilvl w:val="0"/>
          <w:numId w:val="66"/>
        </w:numPr>
        <w:spacing w:line="360" w:lineRule="auto"/>
        <w:rPr>
          <w:color w:val="000000" w:themeColor="text1"/>
          <w:lang w:val="en-US"/>
        </w:rPr>
      </w:pPr>
      <w:r w:rsidRPr="00444409">
        <w:rPr>
          <w:b/>
          <w:bCs/>
          <w:color w:val="000000" w:themeColor="text1"/>
          <w:lang w:val="en-US"/>
        </w:rPr>
        <w:t>Formulas</w:t>
      </w:r>
      <w:r w:rsidRPr="00444409">
        <w:rPr>
          <w:color w:val="000000" w:themeColor="text1"/>
          <w:lang w:val="en-US"/>
        </w:rPr>
        <w:t>: Percentage share per storage category (e.g., 512GB / total).</w:t>
      </w:r>
    </w:p>
    <w:p w14:paraId="17178DC8" w14:textId="77777777" w:rsidR="00444409" w:rsidRPr="00444409" w:rsidRDefault="00444409" w:rsidP="00444409">
      <w:pPr>
        <w:numPr>
          <w:ilvl w:val="0"/>
          <w:numId w:val="66"/>
        </w:numPr>
        <w:spacing w:line="360" w:lineRule="auto"/>
        <w:rPr>
          <w:color w:val="000000" w:themeColor="text1"/>
          <w:lang w:val="en-US"/>
        </w:rPr>
      </w:pPr>
      <w:r w:rsidRPr="00444409">
        <w:rPr>
          <w:b/>
          <w:bCs/>
          <w:color w:val="000000" w:themeColor="text1"/>
          <w:lang w:val="en-US"/>
        </w:rPr>
        <w:t>Considerations</w:t>
      </w:r>
      <w:r w:rsidRPr="00444409">
        <w:rPr>
          <w:color w:val="000000" w:themeColor="text1"/>
          <w:lang w:val="en-US"/>
        </w:rPr>
        <w:t>: Limited to top 5 storage sizes for clarity. Assumes SSD dominance in modern laptops.</w:t>
      </w:r>
    </w:p>
    <w:p w14:paraId="7DA6F47D"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l. Analysis Results</w:t>
      </w:r>
    </w:p>
    <w:p w14:paraId="08FE6084" w14:textId="77777777" w:rsidR="00444409" w:rsidRPr="00444409" w:rsidRDefault="00444409" w:rsidP="00444409">
      <w:pPr>
        <w:numPr>
          <w:ilvl w:val="0"/>
          <w:numId w:val="67"/>
        </w:numPr>
        <w:spacing w:line="360" w:lineRule="auto"/>
        <w:rPr>
          <w:color w:val="000000" w:themeColor="text1"/>
          <w:lang w:val="en-US"/>
        </w:rPr>
      </w:pPr>
      <w:r w:rsidRPr="00444409">
        <w:rPr>
          <w:color w:val="000000" w:themeColor="text1"/>
          <w:lang w:val="en-US"/>
        </w:rPr>
        <w:t>512GB storage dominates (~50–60% of laptops), followed by 256GB (~20–25%) and 1000GB (1TB, ~10–15%).</w:t>
      </w:r>
    </w:p>
    <w:p w14:paraId="21C95A3B" w14:textId="77777777" w:rsidR="00444409" w:rsidRPr="00444409" w:rsidRDefault="00444409" w:rsidP="00444409">
      <w:pPr>
        <w:numPr>
          <w:ilvl w:val="0"/>
          <w:numId w:val="67"/>
        </w:numPr>
        <w:spacing w:line="360" w:lineRule="auto"/>
        <w:rPr>
          <w:color w:val="000000" w:themeColor="text1"/>
          <w:lang w:val="en-US"/>
        </w:rPr>
      </w:pPr>
      <w:r w:rsidRPr="00444409">
        <w:rPr>
          <w:color w:val="000000" w:themeColor="text1"/>
          <w:lang w:val="en-US"/>
        </w:rPr>
        <w:t>Smaller capacities (128GB) and larger ones (2000GB) are rare (&lt;5%).</w:t>
      </w:r>
    </w:p>
    <w:p w14:paraId="44975EB4" w14:textId="77777777" w:rsidR="00444409" w:rsidRPr="00444409" w:rsidRDefault="00444409" w:rsidP="00444409">
      <w:pPr>
        <w:numPr>
          <w:ilvl w:val="0"/>
          <w:numId w:val="67"/>
        </w:numPr>
        <w:spacing w:line="360" w:lineRule="auto"/>
        <w:rPr>
          <w:color w:val="000000" w:themeColor="text1"/>
          <w:lang w:val="en-US"/>
        </w:rPr>
      </w:pPr>
      <w:r w:rsidRPr="00444409">
        <w:rPr>
          <w:color w:val="000000" w:themeColor="text1"/>
          <w:lang w:val="en-US"/>
        </w:rPr>
        <w:t>Reflects preference for SSDs in mid-range laptops, balancing cost and performance.</w:t>
      </w:r>
    </w:p>
    <w:p w14:paraId="7E18EDFD" w14:textId="77777777" w:rsidR="00444409" w:rsidRPr="00444409" w:rsidRDefault="00444409" w:rsidP="00444409">
      <w:pPr>
        <w:numPr>
          <w:ilvl w:val="0"/>
          <w:numId w:val="67"/>
        </w:numPr>
        <w:spacing w:line="360" w:lineRule="auto"/>
        <w:rPr>
          <w:color w:val="000000" w:themeColor="text1"/>
          <w:lang w:val="en-US"/>
        </w:rPr>
      </w:pPr>
      <w:r w:rsidRPr="00444409">
        <w:rPr>
          <w:color w:val="000000" w:themeColor="text1"/>
          <w:lang w:val="en-US"/>
        </w:rPr>
        <w:t>Market aligns with demands for multimedia, software, and cloud-integrated storage.</w:t>
      </w:r>
    </w:p>
    <w:p w14:paraId="1D6EF182"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m. Visualization</w:t>
      </w:r>
    </w:p>
    <w:p w14:paraId="4433BF99" w14:textId="77777777" w:rsidR="00444409" w:rsidRPr="00444409" w:rsidRDefault="00444409" w:rsidP="00444409">
      <w:pPr>
        <w:numPr>
          <w:ilvl w:val="0"/>
          <w:numId w:val="68"/>
        </w:numPr>
        <w:spacing w:line="360" w:lineRule="auto"/>
        <w:rPr>
          <w:color w:val="000000" w:themeColor="text1"/>
          <w:lang w:val="en-US"/>
        </w:rPr>
      </w:pPr>
      <w:r w:rsidRPr="00444409">
        <w:rPr>
          <w:b/>
          <w:bCs/>
          <w:color w:val="000000" w:themeColor="text1"/>
          <w:lang w:val="en-US"/>
        </w:rPr>
        <w:lastRenderedPageBreak/>
        <w:t>Description</w:t>
      </w:r>
      <w:r w:rsidRPr="00444409">
        <w:rPr>
          <w:color w:val="000000" w:themeColor="text1"/>
          <w:lang w:val="en-US"/>
        </w:rPr>
        <w:t>: Pie chart showing top 5 storage capacities, labeled with GB values and percentages (</w:t>
      </w:r>
      <w:proofErr w:type="spellStart"/>
      <w:r w:rsidRPr="00444409">
        <w:rPr>
          <w:color w:val="000000" w:themeColor="text1"/>
          <w:lang w:val="en-US"/>
        </w:rPr>
        <w:t>autopct</w:t>
      </w:r>
      <w:proofErr w:type="spellEnd"/>
      <w:r w:rsidRPr="00444409">
        <w:rPr>
          <w:color w:val="000000" w:themeColor="text1"/>
          <w:lang w:val="en-US"/>
        </w:rPr>
        <w:t>=’%1.1f%%’). Uses pastel colors. Title: “Distribution of Storage Capacities.”</w:t>
      </w:r>
    </w:p>
    <w:p w14:paraId="104A3357" w14:textId="77777777" w:rsidR="00444409" w:rsidRPr="00444409" w:rsidRDefault="00444409" w:rsidP="00444409">
      <w:pPr>
        <w:numPr>
          <w:ilvl w:val="0"/>
          <w:numId w:val="68"/>
        </w:numPr>
        <w:spacing w:line="360" w:lineRule="auto"/>
        <w:rPr>
          <w:color w:val="000000" w:themeColor="text1"/>
          <w:lang w:val="en-US"/>
        </w:rPr>
      </w:pPr>
      <w:r w:rsidRPr="00444409">
        <w:rPr>
          <w:b/>
          <w:bCs/>
          <w:color w:val="000000" w:themeColor="text1"/>
          <w:lang w:val="en-US"/>
        </w:rPr>
        <w:t>Objective 6</w:t>
      </w:r>
      <w:r w:rsidRPr="00444409">
        <w:rPr>
          <w:color w:val="000000" w:themeColor="text1"/>
          <w:lang w:val="en-US"/>
        </w:rPr>
        <w:t>: Identify prevalent storage configurations in the laptop market.</w:t>
      </w:r>
    </w:p>
    <w:p w14:paraId="09A05385" w14:textId="77777777" w:rsidR="00444409" w:rsidRPr="00444409" w:rsidRDefault="00444409" w:rsidP="00444409">
      <w:pPr>
        <w:numPr>
          <w:ilvl w:val="0"/>
          <w:numId w:val="68"/>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512GB is the standard, reflecting mid-range consumer needs and guiding hardware analysis.</w:t>
      </w:r>
    </w:p>
    <w:p w14:paraId="66B0D0A8" w14:textId="77777777" w:rsidR="00444409" w:rsidRPr="00444409" w:rsidRDefault="00444409" w:rsidP="00444409">
      <w:pPr>
        <w:numPr>
          <w:ilvl w:val="0"/>
          <w:numId w:val="68"/>
        </w:numPr>
        <w:spacing w:line="360" w:lineRule="auto"/>
        <w:rPr>
          <w:color w:val="000000" w:themeColor="text1"/>
          <w:lang w:val="en-US"/>
        </w:rPr>
      </w:pPr>
      <w:r w:rsidRPr="00444409">
        <w:rPr>
          <w:b/>
          <w:bCs/>
          <w:color w:val="000000" w:themeColor="text1"/>
          <w:lang w:val="en-US"/>
        </w:rPr>
        <w:t>[Placeholder for Screenshot: Insert pie chart here]</w:t>
      </w:r>
    </w:p>
    <w:p w14:paraId="2841B7D7" w14:textId="77777777" w:rsidR="00444409" w:rsidRPr="00444409" w:rsidRDefault="00444409" w:rsidP="00444409">
      <w:pPr>
        <w:spacing w:line="360" w:lineRule="auto"/>
        <w:rPr>
          <w:b/>
          <w:bCs/>
          <w:color w:val="000000" w:themeColor="text1"/>
          <w:lang w:val="en-US"/>
        </w:rPr>
      </w:pPr>
      <w:r w:rsidRPr="00444409">
        <w:rPr>
          <w:b/>
          <w:bCs/>
          <w:color w:val="000000" w:themeColor="text1"/>
          <w:lang w:val="en-US"/>
        </w:rPr>
        <w:t>Summary of Objectives and Outcomes</w:t>
      </w:r>
    </w:p>
    <w:p w14:paraId="7C3681C7"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1</w:t>
      </w:r>
      <w:r w:rsidRPr="00444409">
        <w:rPr>
          <w:color w:val="000000" w:themeColor="text1"/>
          <w:lang w:val="en-US"/>
        </w:rPr>
        <w:t xml:space="preserve">: Identify dominant price segments. </w:t>
      </w:r>
    </w:p>
    <w:p w14:paraId="521DA4DB"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Budget/mid-range laptops (₹20,000–₹60,000) dominate, focusing analysis on these segments.</w:t>
      </w:r>
    </w:p>
    <w:p w14:paraId="564A3F3F" w14:textId="77777777" w:rsidR="00444409" w:rsidRDefault="00444409" w:rsidP="00444409">
      <w:pPr>
        <w:numPr>
          <w:ilvl w:val="1"/>
          <w:numId w:val="69"/>
        </w:numPr>
        <w:spacing w:line="360" w:lineRule="auto"/>
        <w:rPr>
          <w:color w:val="000000" w:themeColor="text1"/>
          <w:lang w:val="en-US"/>
        </w:rPr>
      </w:pPr>
      <w:r w:rsidRPr="00444409">
        <w:rPr>
          <w:b/>
          <w:bCs/>
          <w:color w:val="000000" w:themeColor="text1"/>
          <w:lang w:val="en-US"/>
        </w:rPr>
        <w:t>Graph</w:t>
      </w:r>
      <w:r w:rsidRPr="00444409">
        <w:rPr>
          <w:color w:val="000000" w:themeColor="text1"/>
          <w:lang w:val="en-US"/>
        </w:rPr>
        <w:t>: Price distribution histogram.</w:t>
      </w:r>
    </w:p>
    <w:p w14:paraId="2C6AC76D" w14:textId="77777777" w:rsidR="005C1AF8" w:rsidRDefault="005C1AF8" w:rsidP="005C1AF8">
      <w:pPr>
        <w:spacing w:line="360" w:lineRule="auto"/>
        <w:ind w:left="720"/>
        <w:rPr>
          <w:color w:val="000000" w:themeColor="text1"/>
          <w:lang w:val="en-US"/>
        </w:rPr>
      </w:pPr>
    </w:p>
    <w:p w14:paraId="382433E7" w14:textId="0C060665" w:rsidR="005C1AF8" w:rsidRDefault="005C1AF8" w:rsidP="005C1AF8">
      <w:pPr>
        <w:spacing w:line="360" w:lineRule="auto"/>
        <w:ind w:left="720"/>
        <w:rPr>
          <w:color w:val="000000" w:themeColor="text1"/>
          <w:lang w:val="en-US"/>
        </w:rPr>
      </w:pPr>
      <w:r>
        <w:rPr>
          <w:noProof/>
          <w:color w:val="000000" w:themeColor="text1"/>
          <w:lang w:val="en-US"/>
        </w:rPr>
        <w:drawing>
          <wp:inline distT="0" distB="0" distL="0" distR="0" wp14:anchorId="5E2FFA0D" wp14:editId="7B436FFC">
            <wp:extent cx="5486400" cy="3260725"/>
            <wp:effectExtent l="0" t="0" r="0" b="3175"/>
            <wp:docPr id="184952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01" name="Picture 184952101"/>
                    <pic:cNvPicPr/>
                  </pic:nvPicPr>
                  <pic:blipFill>
                    <a:blip r:embed="rId10"/>
                    <a:stretch>
                      <a:fillRect/>
                    </a:stretch>
                  </pic:blipFill>
                  <pic:spPr>
                    <a:xfrm>
                      <a:off x="0" y="0"/>
                      <a:ext cx="5486400" cy="3260725"/>
                    </a:xfrm>
                    <a:prstGeom prst="rect">
                      <a:avLst/>
                    </a:prstGeom>
                  </pic:spPr>
                </pic:pic>
              </a:graphicData>
            </a:graphic>
          </wp:inline>
        </w:drawing>
      </w:r>
    </w:p>
    <w:p w14:paraId="63615BEC" w14:textId="77777777" w:rsidR="005C1AF8" w:rsidRDefault="005C1AF8" w:rsidP="005C1AF8">
      <w:pPr>
        <w:spacing w:line="360" w:lineRule="auto"/>
        <w:ind w:left="720"/>
        <w:rPr>
          <w:color w:val="000000" w:themeColor="text1"/>
          <w:lang w:val="en-US"/>
        </w:rPr>
      </w:pPr>
    </w:p>
    <w:p w14:paraId="716D3BB1" w14:textId="77777777" w:rsidR="005C1AF8" w:rsidRPr="00444409" w:rsidRDefault="005C1AF8" w:rsidP="005C1AF8">
      <w:pPr>
        <w:spacing w:line="360" w:lineRule="auto"/>
        <w:ind w:left="720"/>
        <w:rPr>
          <w:color w:val="000000" w:themeColor="text1"/>
          <w:lang w:val="en-US"/>
        </w:rPr>
      </w:pPr>
    </w:p>
    <w:p w14:paraId="79693DFB"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2</w:t>
      </w:r>
      <w:r w:rsidRPr="00444409">
        <w:rPr>
          <w:color w:val="000000" w:themeColor="text1"/>
          <w:lang w:val="en-US"/>
        </w:rPr>
        <w:t xml:space="preserve">: Assess satisfaction across processor types. </w:t>
      </w:r>
    </w:p>
    <w:p w14:paraId="557BCE2D"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Similar ratings (~4.2–4.4) across processors, suggesting minimal impact on satisfaction.</w:t>
      </w:r>
    </w:p>
    <w:p w14:paraId="09A18844" w14:textId="77777777" w:rsidR="00444409" w:rsidRDefault="00444409" w:rsidP="00444409">
      <w:pPr>
        <w:numPr>
          <w:ilvl w:val="1"/>
          <w:numId w:val="69"/>
        </w:numPr>
        <w:spacing w:line="360" w:lineRule="auto"/>
        <w:rPr>
          <w:color w:val="000000" w:themeColor="text1"/>
          <w:lang w:val="en-US"/>
        </w:rPr>
      </w:pPr>
      <w:r w:rsidRPr="00444409">
        <w:rPr>
          <w:b/>
          <w:bCs/>
          <w:color w:val="000000" w:themeColor="text1"/>
          <w:lang w:val="en-US"/>
        </w:rPr>
        <w:lastRenderedPageBreak/>
        <w:t>Graph</w:t>
      </w:r>
      <w:r w:rsidRPr="00444409">
        <w:rPr>
          <w:color w:val="000000" w:themeColor="text1"/>
          <w:lang w:val="en-US"/>
        </w:rPr>
        <w:t>: Rating by processor box plot.</w:t>
      </w:r>
    </w:p>
    <w:p w14:paraId="684C0BAA" w14:textId="77777777" w:rsidR="005C1AF8" w:rsidRDefault="005C1AF8" w:rsidP="005C1AF8">
      <w:pPr>
        <w:spacing w:line="360" w:lineRule="auto"/>
        <w:rPr>
          <w:color w:val="000000" w:themeColor="text1"/>
          <w:lang w:val="en-US"/>
        </w:rPr>
      </w:pPr>
    </w:p>
    <w:p w14:paraId="6AFDE6A6" w14:textId="74A10CA7" w:rsidR="005C1AF8" w:rsidRDefault="005C1AF8" w:rsidP="005C1AF8">
      <w:pPr>
        <w:spacing w:line="360" w:lineRule="auto"/>
        <w:ind w:left="1080"/>
        <w:rPr>
          <w:color w:val="000000" w:themeColor="text1"/>
          <w:lang w:val="en-US"/>
        </w:rPr>
      </w:pPr>
      <w:r>
        <w:rPr>
          <w:noProof/>
          <w:color w:val="000000" w:themeColor="text1"/>
          <w:lang w:val="en-US"/>
        </w:rPr>
        <w:drawing>
          <wp:inline distT="0" distB="0" distL="0" distR="0" wp14:anchorId="616F5562" wp14:editId="51036759">
            <wp:extent cx="5486400" cy="3251200"/>
            <wp:effectExtent l="0" t="0" r="0" b="0"/>
            <wp:docPr id="1645660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0356" name="Picture 1645660356"/>
                    <pic:cNvPicPr/>
                  </pic:nvPicPr>
                  <pic:blipFill>
                    <a:blip r:embed="rId11"/>
                    <a:stretch>
                      <a:fillRect/>
                    </a:stretch>
                  </pic:blipFill>
                  <pic:spPr>
                    <a:xfrm>
                      <a:off x="0" y="0"/>
                      <a:ext cx="5486400" cy="3251200"/>
                    </a:xfrm>
                    <a:prstGeom prst="rect">
                      <a:avLst/>
                    </a:prstGeom>
                  </pic:spPr>
                </pic:pic>
              </a:graphicData>
            </a:graphic>
          </wp:inline>
        </w:drawing>
      </w:r>
    </w:p>
    <w:p w14:paraId="235EB904" w14:textId="77777777" w:rsidR="005C1AF8" w:rsidRDefault="005C1AF8" w:rsidP="005C1AF8">
      <w:pPr>
        <w:spacing w:line="360" w:lineRule="auto"/>
        <w:rPr>
          <w:color w:val="000000" w:themeColor="text1"/>
          <w:lang w:val="en-US"/>
        </w:rPr>
      </w:pPr>
    </w:p>
    <w:p w14:paraId="254F6178" w14:textId="77777777" w:rsidR="005C1AF8" w:rsidRPr="00444409" w:rsidRDefault="005C1AF8" w:rsidP="005C1AF8">
      <w:pPr>
        <w:spacing w:line="360" w:lineRule="auto"/>
        <w:rPr>
          <w:color w:val="000000" w:themeColor="text1"/>
          <w:lang w:val="en-US"/>
        </w:rPr>
      </w:pPr>
    </w:p>
    <w:p w14:paraId="14F54C1B"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3</w:t>
      </w:r>
      <w:r w:rsidRPr="00444409">
        <w:rPr>
          <w:color w:val="000000" w:themeColor="text1"/>
          <w:lang w:val="en-US"/>
        </w:rPr>
        <w:t xml:space="preserve">: Identify discount trends by RAM. </w:t>
      </w:r>
    </w:p>
    <w:p w14:paraId="21757284"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8GB RAM laptops receive the highest discounts (~20–25%), indicating mid-range promotions.</w:t>
      </w:r>
    </w:p>
    <w:p w14:paraId="31B6E91A" w14:textId="77777777" w:rsidR="00444409" w:rsidRDefault="00444409" w:rsidP="00444409">
      <w:pPr>
        <w:numPr>
          <w:ilvl w:val="1"/>
          <w:numId w:val="69"/>
        </w:numPr>
        <w:spacing w:line="360" w:lineRule="auto"/>
        <w:rPr>
          <w:color w:val="000000" w:themeColor="text1"/>
          <w:lang w:val="en-US"/>
        </w:rPr>
      </w:pPr>
      <w:r w:rsidRPr="00444409">
        <w:rPr>
          <w:b/>
          <w:bCs/>
          <w:color w:val="000000" w:themeColor="text1"/>
          <w:lang w:val="en-US"/>
        </w:rPr>
        <w:t>Graph</w:t>
      </w:r>
      <w:r w:rsidRPr="00444409">
        <w:rPr>
          <w:color w:val="000000" w:themeColor="text1"/>
          <w:lang w:val="en-US"/>
        </w:rPr>
        <w:t>: Discount by RAM bar plot.</w:t>
      </w:r>
    </w:p>
    <w:p w14:paraId="4F620DAA" w14:textId="77777777" w:rsidR="005C1AF8" w:rsidRDefault="005C1AF8" w:rsidP="005C1AF8">
      <w:pPr>
        <w:spacing w:line="360" w:lineRule="auto"/>
        <w:rPr>
          <w:color w:val="000000" w:themeColor="text1"/>
          <w:lang w:val="en-US"/>
        </w:rPr>
      </w:pPr>
    </w:p>
    <w:p w14:paraId="122544B3" w14:textId="42F1607A" w:rsidR="005C1AF8" w:rsidRDefault="005C1AF8" w:rsidP="005C1AF8">
      <w:pPr>
        <w:spacing w:line="360" w:lineRule="auto"/>
        <w:ind w:left="1080"/>
        <w:rPr>
          <w:color w:val="000000" w:themeColor="text1"/>
          <w:lang w:val="en-US"/>
        </w:rPr>
      </w:pPr>
      <w:r>
        <w:rPr>
          <w:noProof/>
          <w:color w:val="000000" w:themeColor="text1"/>
          <w:lang w:val="en-US"/>
        </w:rPr>
        <w:lastRenderedPageBreak/>
        <w:drawing>
          <wp:inline distT="0" distB="0" distL="0" distR="0" wp14:anchorId="410F018F" wp14:editId="6E90CCDA">
            <wp:extent cx="5486400" cy="3228975"/>
            <wp:effectExtent l="0" t="0" r="0" b="0"/>
            <wp:docPr id="2002332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2444" name="Picture 2002332444"/>
                    <pic:cNvPicPr/>
                  </pic:nvPicPr>
                  <pic:blipFill>
                    <a:blip r:embed="rId12"/>
                    <a:stretch>
                      <a:fillRect/>
                    </a:stretch>
                  </pic:blipFill>
                  <pic:spPr>
                    <a:xfrm>
                      <a:off x="0" y="0"/>
                      <a:ext cx="5486400" cy="3228975"/>
                    </a:xfrm>
                    <a:prstGeom prst="rect">
                      <a:avLst/>
                    </a:prstGeom>
                  </pic:spPr>
                </pic:pic>
              </a:graphicData>
            </a:graphic>
          </wp:inline>
        </w:drawing>
      </w:r>
    </w:p>
    <w:p w14:paraId="53DF03A8" w14:textId="77777777" w:rsidR="005C1AF8" w:rsidRDefault="005C1AF8" w:rsidP="005C1AF8">
      <w:pPr>
        <w:spacing w:line="360" w:lineRule="auto"/>
        <w:rPr>
          <w:color w:val="000000" w:themeColor="text1"/>
          <w:lang w:val="en-US"/>
        </w:rPr>
      </w:pPr>
    </w:p>
    <w:p w14:paraId="5A8036AE" w14:textId="77777777" w:rsidR="005C1AF8" w:rsidRPr="00444409" w:rsidRDefault="005C1AF8" w:rsidP="005C1AF8">
      <w:pPr>
        <w:spacing w:line="360" w:lineRule="auto"/>
        <w:rPr>
          <w:color w:val="000000" w:themeColor="text1"/>
          <w:lang w:val="en-US"/>
        </w:rPr>
      </w:pPr>
    </w:p>
    <w:p w14:paraId="5119584C"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4</w:t>
      </w:r>
      <w:r w:rsidRPr="00444409">
        <w:rPr>
          <w:color w:val="000000" w:themeColor="text1"/>
          <w:lang w:val="en-US"/>
        </w:rPr>
        <w:t xml:space="preserve">: Identify popular laptops by reviews. </w:t>
      </w:r>
    </w:p>
    <w:p w14:paraId="545D2AE2"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ASUS and Lenovo mid-range models lead, reflecting consumer preference.</w:t>
      </w:r>
    </w:p>
    <w:p w14:paraId="154300B0" w14:textId="77777777" w:rsidR="00444409" w:rsidRDefault="00444409" w:rsidP="00444409">
      <w:pPr>
        <w:numPr>
          <w:ilvl w:val="1"/>
          <w:numId w:val="69"/>
        </w:numPr>
        <w:spacing w:line="360" w:lineRule="auto"/>
        <w:rPr>
          <w:color w:val="000000" w:themeColor="text1"/>
          <w:lang w:val="en-US"/>
        </w:rPr>
      </w:pPr>
      <w:r w:rsidRPr="00444409">
        <w:rPr>
          <w:b/>
          <w:bCs/>
          <w:color w:val="000000" w:themeColor="text1"/>
          <w:lang w:val="en-US"/>
        </w:rPr>
        <w:t>Graph</w:t>
      </w:r>
      <w:r w:rsidRPr="00444409">
        <w:rPr>
          <w:color w:val="000000" w:themeColor="text1"/>
          <w:lang w:val="en-US"/>
        </w:rPr>
        <w:t>: Top 10 laptops by reviews bar plot.</w:t>
      </w:r>
    </w:p>
    <w:p w14:paraId="170C2BD9" w14:textId="77777777" w:rsidR="005C1AF8" w:rsidRDefault="005C1AF8" w:rsidP="005C1AF8">
      <w:pPr>
        <w:spacing w:line="360" w:lineRule="auto"/>
        <w:rPr>
          <w:color w:val="000000" w:themeColor="text1"/>
          <w:lang w:val="en-US"/>
        </w:rPr>
      </w:pPr>
    </w:p>
    <w:p w14:paraId="5E7B3152" w14:textId="0627A122" w:rsidR="005C1AF8" w:rsidRDefault="005C1AF8" w:rsidP="005C1AF8">
      <w:pPr>
        <w:spacing w:line="360" w:lineRule="auto"/>
        <w:ind w:left="1080"/>
        <w:rPr>
          <w:color w:val="000000" w:themeColor="text1"/>
          <w:lang w:val="en-US"/>
        </w:rPr>
      </w:pPr>
      <w:r>
        <w:rPr>
          <w:noProof/>
          <w:color w:val="000000" w:themeColor="text1"/>
          <w:lang w:val="en-US"/>
        </w:rPr>
        <w:lastRenderedPageBreak/>
        <w:drawing>
          <wp:inline distT="0" distB="0" distL="0" distR="0" wp14:anchorId="395D38F1" wp14:editId="0D155F1A">
            <wp:extent cx="5486400" cy="3275330"/>
            <wp:effectExtent l="0" t="0" r="0" b="1270"/>
            <wp:docPr id="18212120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2007" name="Picture 5" descr="A screenshot of a computer&#10;&#10;Description automatically generated"/>
                    <pic:cNvPicPr/>
                  </pic:nvPicPr>
                  <pic:blipFill>
                    <a:blip r:embed="rId13"/>
                    <a:stretch>
                      <a:fillRect/>
                    </a:stretch>
                  </pic:blipFill>
                  <pic:spPr>
                    <a:xfrm>
                      <a:off x="0" y="0"/>
                      <a:ext cx="5486400" cy="3275330"/>
                    </a:xfrm>
                    <a:prstGeom prst="rect">
                      <a:avLst/>
                    </a:prstGeom>
                  </pic:spPr>
                </pic:pic>
              </a:graphicData>
            </a:graphic>
          </wp:inline>
        </w:drawing>
      </w:r>
    </w:p>
    <w:p w14:paraId="61C3669D" w14:textId="77777777" w:rsidR="005C1AF8" w:rsidRDefault="005C1AF8" w:rsidP="005C1AF8">
      <w:pPr>
        <w:spacing w:line="360" w:lineRule="auto"/>
        <w:rPr>
          <w:color w:val="000000" w:themeColor="text1"/>
          <w:lang w:val="en-US"/>
        </w:rPr>
      </w:pPr>
    </w:p>
    <w:p w14:paraId="7CFC71EE" w14:textId="77777777" w:rsidR="005C1AF8" w:rsidRPr="00444409" w:rsidRDefault="005C1AF8" w:rsidP="005C1AF8">
      <w:pPr>
        <w:spacing w:line="360" w:lineRule="auto"/>
        <w:rPr>
          <w:color w:val="000000" w:themeColor="text1"/>
          <w:lang w:val="en-US"/>
        </w:rPr>
      </w:pPr>
    </w:p>
    <w:p w14:paraId="467E1895"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5</w:t>
      </w:r>
      <w:r w:rsidRPr="00444409">
        <w:rPr>
          <w:color w:val="000000" w:themeColor="text1"/>
          <w:lang w:val="en-US"/>
        </w:rPr>
        <w:t xml:space="preserve">: Determine price-rating relationship. </w:t>
      </w:r>
    </w:p>
    <w:p w14:paraId="6E81F241"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Weak correlation; budget laptops achieve high ratings, highlighting value.</w:t>
      </w:r>
    </w:p>
    <w:p w14:paraId="55FF6F67" w14:textId="75B67943" w:rsidR="005C1AF8" w:rsidRDefault="00444409" w:rsidP="005C1AF8">
      <w:pPr>
        <w:numPr>
          <w:ilvl w:val="1"/>
          <w:numId w:val="69"/>
        </w:numPr>
        <w:spacing w:line="360" w:lineRule="auto"/>
        <w:rPr>
          <w:color w:val="000000" w:themeColor="text1"/>
          <w:lang w:val="en-US"/>
        </w:rPr>
      </w:pPr>
      <w:r w:rsidRPr="00444409">
        <w:rPr>
          <w:b/>
          <w:bCs/>
          <w:color w:val="000000" w:themeColor="text1"/>
          <w:lang w:val="en-US"/>
        </w:rPr>
        <w:t>Graph</w:t>
      </w:r>
      <w:r w:rsidRPr="00444409">
        <w:rPr>
          <w:color w:val="000000" w:themeColor="text1"/>
          <w:lang w:val="en-US"/>
        </w:rPr>
        <w:t>: Price vs. rating scatter plot.</w:t>
      </w:r>
    </w:p>
    <w:p w14:paraId="44FE72A1" w14:textId="77777777" w:rsidR="005C1AF8" w:rsidRDefault="005C1AF8" w:rsidP="005C1AF8">
      <w:pPr>
        <w:spacing w:line="360" w:lineRule="auto"/>
        <w:rPr>
          <w:color w:val="000000" w:themeColor="text1"/>
          <w:lang w:val="en-US"/>
        </w:rPr>
      </w:pPr>
    </w:p>
    <w:p w14:paraId="05FADA32" w14:textId="7BE74BBB" w:rsidR="005C1AF8" w:rsidRPr="00444409" w:rsidRDefault="005C1AF8" w:rsidP="005C1AF8">
      <w:pPr>
        <w:spacing w:line="360" w:lineRule="auto"/>
        <w:ind w:left="1080"/>
        <w:rPr>
          <w:color w:val="000000" w:themeColor="text1"/>
          <w:lang w:val="en-US"/>
        </w:rPr>
      </w:pPr>
      <w:r>
        <w:rPr>
          <w:noProof/>
          <w:color w:val="000000" w:themeColor="text1"/>
          <w:lang w:val="en-US"/>
        </w:rPr>
        <w:lastRenderedPageBreak/>
        <w:drawing>
          <wp:inline distT="0" distB="0" distL="0" distR="0" wp14:anchorId="7351437C" wp14:editId="5A5A5295">
            <wp:extent cx="5486400" cy="3265805"/>
            <wp:effectExtent l="0" t="0" r="0" b="0"/>
            <wp:docPr id="1739833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3851" name="Picture 1739833851"/>
                    <pic:cNvPicPr/>
                  </pic:nvPicPr>
                  <pic:blipFill>
                    <a:blip r:embed="rId14"/>
                    <a:stretch>
                      <a:fillRect/>
                    </a:stretch>
                  </pic:blipFill>
                  <pic:spPr>
                    <a:xfrm>
                      <a:off x="0" y="0"/>
                      <a:ext cx="5486400" cy="3265805"/>
                    </a:xfrm>
                    <a:prstGeom prst="rect">
                      <a:avLst/>
                    </a:prstGeom>
                  </pic:spPr>
                </pic:pic>
              </a:graphicData>
            </a:graphic>
          </wp:inline>
        </w:drawing>
      </w:r>
    </w:p>
    <w:p w14:paraId="11BE0AAA" w14:textId="77777777" w:rsidR="00444409" w:rsidRPr="00444409" w:rsidRDefault="00444409" w:rsidP="00444409">
      <w:pPr>
        <w:numPr>
          <w:ilvl w:val="0"/>
          <w:numId w:val="69"/>
        </w:numPr>
        <w:spacing w:line="360" w:lineRule="auto"/>
        <w:rPr>
          <w:color w:val="000000" w:themeColor="text1"/>
          <w:lang w:val="en-US"/>
        </w:rPr>
      </w:pPr>
      <w:r w:rsidRPr="00444409">
        <w:rPr>
          <w:b/>
          <w:bCs/>
          <w:color w:val="000000" w:themeColor="text1"/>
          <w:lang w:val="en-US"/>
        </w:rPr>
        <w:t>Objective 6</w:t>
      </w:r>
      <w:r w:rsidRPr="00444409">
        <w:rPr>
          <w:color w:val="000000" w:themeColor="text1"/>
          <w:lang w:val="en-US"/>
        </w:rPr>
        <w:t xml:space="preserve">: Identify storage trends. </w:t>
      </w:r>
    </w:p>
    <w:p w14:paraId="42ABDAB3" w14:textId="77777777" w:rsidR="00444409" w:rsidRPr="00444409" w:rsidRDefault="00444409" w:rsidP="00444409">
      <w:pPr>
        <w:numPr>
          <w:ilvl w:val="1"/>
          <w:numId w:val="69"/>
        </w:numPr>
        <w:spacing w:line="360" w:lineRule="auto"/>
        <w:rPr>
          <w:color w:val="000000" w:themeColor="text1"/>
          <w:lang w:val="en-US"/>
        </w:rPr>
      </w:pPr>
      <w:r w:rsidRPr="00444409">
        <w:rPr>
          <w:b/>
          <w:bCs/>
          <w:color w:val="000000" w:themeColor="text1"/>
          <w:lang w:val="en-US"/>
        </w:rPr>
        <w:t>Outcome</w:t>
      </w:r>
      <w:r w:rsidRPr="00444409">
        <w:rPr>
          <w:color w:val="000000" w:themeColor="text1"/>
          <w:lang w:val="en-US"/>
        </w:rPr>
        <w:t>: 512GB dominates (~50–60%), aligning with mid-range needs.</w:t>
      </w:r>
    </w:p>
    <w:p w14:paraId="55F1CEAE" w14:textId="77777777" w:rsidR="00444409" w:rsidRDefault="00444409" w:rsidP="00444409">
      <w:pPr>
        <w:numPr>
          <w:ilvl w:val="1"/>
          <w:numId w:val="69"/>
        </w:numPr>
        <w:spacing w:line="360" w:lineRule="auto"/>
        <w:rPr>
          <w:color w:val="000000" w:themeColor="text1"/>
          <w:lang w:val="en-US"/>
        </w:rPr>
      </w:pPr>
      <w:r w:rsidRPr="00444409">
        <w:rPr>
          <w:b/>
          <w:bCs/>
          <w:color w:val="000000" w:themeColor="text1"/>
          <w:lang w:val="en-US"/>
        </w:rPr>
        <w:t>Graph</w:t>
      </w:r>
      <w:r w:rsidRPr="00444409">
        <w:rPr>
          <w:color w:val="000000" w:themeColor="text1"/>
          <w:lang w:val="en-US"/>
        </w:rPr>
        <w:t>: Storage distribution pie chart.</w:t>
      </w:r>
    </w:p>
    <w:p w14:paraId="004C120B" w14:textId="77777777" w:rsidR="005C1AF8" w:rsidRDefault="005C1AF8" w:rsidP="005C1AF8">
      <w:pPr>
        <w:spacing w:line="360" w:lineRule="auto"/>
        <w:ind w:left="720"/>
        <w:rPr>
          <w:color w:val="000000" w:themeColor="text1"/>
          <w:lang w:val="en-US"/>
        </w:rPr>
      </w:pPr>
    </w:p>
    <w:p w14:paraId="6092CD08" w14:textId="77777777" w:rsidR="005C1AF8" w:rsidRDefault="005C1AF8" w:rsidP="005C1AF8">
      <w:pPr>
        <w:spacing w:line="360" w:lineRule="auto"/>
        <w:ind w:left="720"/>
        <w:rPr>
          <w:color w:val="000000" w:themeColor="text1"/>
          <w:lang w:val="en-US"/>
        </w:rPr>
      </w:pPr>
    </w:p>
    <w:p w14:paraId="2C4B47B8" w14:textId="4B55D267" w:rsidR="005C1AF8" w:rsidRPr="00444409" w:rsidRDefault="005C1AF8" w:rsidP="005C1AF8">
      <w:pPr>
        <w:spacing w:line="360" w:lineRule="auto"/>
        <w:ind w:left="720"/>
        <w:rPr>
          <w:color w:val="000000" w:themeColor="text1"/>
          <w:lang w:val="en-US"/>
        </w:rPr>
      </w:pPr>
      <w:r>
        <w:rPr>
          <w:noProof/>
          <w:color w:val="000000" w:themeColor="text1"/>
          <w:lang w:val="en-US"/>
        </w:rPr>
        <w:lastRenderedPageBreak/>
        <w:drawing>
          <wp:inline distT="0" distB="0" distL="0" distR="0" wp14:anchorId="3675968E" wp14:editId="4A0874D0">
            <wp:extent cx="5486400" cy="5438140"/>
            <wp:effectExtent l="0" t="0" r="0" b="0"/>
            <wp:docPr id="22256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239" name="Picture 22256239"/>
                    <pic:cNvPicPr/>
                  </pic:nvPicPr>
                  <pic:blipFill>
                    <a:blip r:embed="rId15"/>
                    <a:stretch>
                      <a:fillRect/>
                    </a:stretch>
                  </pic:blipFill>
                  <pic:spPr>
                    <a:xfrm>
                      <a:off x="0" y="0"/>
                      <a:ext cx="5486400" cy="5438140"/>
                    </a:xfrm>
                    <a:prstGeom prst="rect">
                      <a:avLst/>
                    </a:prstGeom>
                  </pic:spPr>
                </pic:pic>
              </a:graphicData>
            </a:graphic>
          </wp:inline>
        </w:drawing>
      </w:r>
    </w:p>
    <w:p w14:paraId="6429EA34" w14:textId="77777777" w:rsidR="00700FC9" w:rsidRPr="00700FC9" w:rsidRDefault="002A2211" w:rsidP="00700FC9">
      <w:pPr>
        <w:spacing w:line="360" w:lineRule="auto"/>
        <w:rPr>
          <w:color w:val="000000" w:themeColor="text1"/>
        </w:rPr>
      </w:pPr>
      <w:r>
        <w:rPr>
          <w:noProof/>
          <w:color w:val="000000" w:themeColor="text1"/>
        </w:rPr>
        <w:pict w14:anchorId="76C5AD72">
          <v:rect id="_x0000_i1025" alt="" style="width:381.4pt;height:.05pt;mso-width-percent:0;mso-height-percent:0;mso-width-percent:0;mso-height-percent:0" o:hrpct="815" o:hralign="center" o:hrstd="t" o:hr="t" fillcolor="#a0a0a0" stroked="f"/>
        </w:pict>
      </w:r>
    </w:p>
    <w:p w14:paraId="508BB2ED" w14:textId="77777777" w:rsidR="00137266" w:rsidRPr="00137266" w:rsidRDefault="00137266" w:rsidP="00137266">
      <w:pPr>
        <w:pStyle w:val="Heading1"/>
        <w:rPr>
          <w:color w:val="000000" w:themeColor="text1"/>
          <w:sz w:val="36"/>
          <w:szCs w:val="36"/>
          <w:lang w:val="en-US"/>
        </w:rPr>
      </w:pPr>
      <w:r w:rsidRPr="00137266">
        <w:rPr>
          <w:color w:val="000000" w:themeColor="text1"/>
          <w:sz w:val="36"/>
          <w:szCs w:val="36"/>
          <w:lang w:val="en-US"/>
        </w:rPr>
        <w:lastRenderedPageBreak/>
        <w:t>5. Conclusion</w:t>
      </w:r>
    </w:p>
    <w:p w14:paraId="1A5C1F8B" w14:textId="77777777" w:rsidR="00137266" w:rsidRPr="00137266" w:rsidRDefault="00137266" w:rsidP="00137266">
      <w:pPr>
        <w:pStyle w:val="Heading1"/>
        <w:rPr>
          <w:b w:val="0"/>
          <w:bCs w:val="0"/>
          <w:color w:val="000000" w:themeColor="text1"/>
          <w:lang w:val="en-US"/>
        </w:rPr>
      </w:pPr>
      <w:r w:rsidRPr="00137266">
        <w:rPr>
          <w:b w:val="0"/>
          <w:bCs w:val="0"/>
          <w:color w:val="000000" w:themeColor="text1"/>
          <w:lang w:val="en-US"/>
        </w:rPr>
        <w:t>This project successfully analyzed the flipkart_laptop12.csv dataset to uncover key trends in Flipkart’s laptop market. The EDA and visualizations revealed a competitive mid-range segment, with significant findings:</w:t>
      </w:r>
    </w:p>
    <w:p w14:paraId="5B32CB1F" w14:textId="77777777" w:rsidR="00137266" w:rsidRPr="00137266" w:rsidRDefault="00137266" w:rsidP="00137266">
      <w:pPr>
        <w:pStyle w:val="Heading1"/>
        <w:numPr>
          <w:ilvl w:val="0"/>
          <w:numId w:val="70"/>
        </w:numPr>
        <w:rPr>
          <w:b w:val="0"/>
          <w:bCs w:val="0"/>
          <w:color w:val="000000" w:themeColor="text1"/>
          <w:lang w:val="en-US"/>
        </w:rPr>
      </w:pPr>
      <w:r w:rsidRPr="00137266">
        <w:rPr>
          <w:b w:val="0"/>
          <w:bCs w:val="0"/>
          <w:color w:val="000000" w:themeColor="text1"/>
          <w:lang w:val="en-US"/>
        </w:rPr>
        <w:t>Pricing: Most laptops are priced between ₹20,000 and ₹60,000, peaking at ~₹40,000, catering to budget-conscious and mid-range buyers.</w:t>
      </w:r>
    </w:p>
    <w:p w14:paraId="46A743DF" w14:textId="77777777" w:rsidR="00137266" w:rsidRPr="00137266" w:rsidRDefault="00137266" w:rsidP="00137266">
      <w:pPr>
        <w:pStyle w:val="Heading1"/>
        <w:numPr>
          <w:ilvl w:val="0"/>
          <w:numId w:val="70"/>
        </w:numPr>
        <w:rPr>
          <w:b w:val="0"/>
          <w:bCs w:val="0"/>
          <w:color w:val="000000" w:themeColor="text1"/>
          <w:lang w:val="en-US"/>
        </w:rPr>
      </w:pPr>
      <w:r w:rsidRPr="00137266">
        <w:rPr>
          <w:b w:val="0"/>
          <w:bCs w:val="0"/>
          <w:color w:val="000000" w:themeColor="text1"/>
          <w:lang w:val="en-US"/>
        </w:rPr>
        <w:t>Hardware: 8GB RAM and 512GB storage are market standards, with Intel Core and AMD Ryzen processors leading, reflecting balanced performance demands.</w:t>
      </w:r>
    </w:p>
    <w:p w14:paraId="19E39329" w14:textId="77777777" w:rsidR="00137266" w:rsidRPr="00137266" w:rsidRDefault="00137266" w:rsidP="00137266">
      <w:pPr>
        <w:pStyle w:val="Heading1"/>
        <w:numPr>
          <w:ilvl w:val="0"/>
          <w:numId w:val="70"/>
        </w:numPr>
        <w:rPr>
          <w:b w:val="0"/>
          <w:bCs w:val="0"/>
          <w:color w:val="000000" w:themeColor="text1"/>
          <w:lang w:val="en-US"/>
        </w:rPr>
      </w:pPr>
      <w:r w:rsidRPr="00137266">
        <w:rPr>
          <w:b w:val="0"/>
          <w:bCs w:val="0"/>
          <w:color w:val="000000" w:themeColor="text1"/>
          <w:lang w:val="en-US"/>
        </w:rPr>
        <w:t>Ratings: High ratings (4.0–4.5) across models indicate strong customer satisfaction, though limited variability suggests uniform quality.</w:t>
      </w:r>
    </w:p>
    <w:p w14:paraId="4A915ADE" w14:textId="77777777" w:rsidR="00137266" w:rsidRPr="00137266" w:rsidRDefault="00137266" w:rsidP="00137266">
      <w:pPr>
        <w:pStyle w:val="Heading1"/>
        <w:numPr>
          <w:ilvl w:val="0"/>
          <w:numId w:val="70"/>
        </w:numPr>
        <w:rPr>
          <w:b w:val="0"/>
          <w:bCs w:val="0"/>
          <w:color w:val="000000" w:themeColor="text1"/>
          <w:lang w:val="en-US"/>
        </w:rPr>
      </w:pPr>
      <w:r w:rsidRPr="00137266">
        <w:rPr>
          <w:b w:val="0"/>
          <w:bCs w:val="0"/>
          <w:color w:val="000000" w:themeColor="text1"/>
          <w:lang w:val="en-US"/>
        </w:rPr>
        <w:t>Discounts: 8GB RAM laptops receive competitive discounts (~20–25%), driving mid-range sales.</w:t>
      </w:r>
    </w:p>
    <w:p w14:paraId="4557E1B9" w14:textId="77777777" w:rsidR="00137266" w:rsidRPr="00137266" w:rsidRDefault="00137266" w:rsidP="00137266">
      <w:pPr>
        <w:pStyle w:val="Heading1"/>
        <w:numPr>
          <w:ilvl w:val="0"/>
          <w:numId w:val="70"/>
        </w:numPr>
        <w:rPr>
          <w:b w:val="0"/>
          <w:bCs w:val="0"/>
          <w:color w:val="000000" w:themeColor="text1"/>
          <w:lang w:val="en-US"/>
        </w:rPr>
      </w:pPr>
      <w:r w:rsidRPr="00137266">
        <w:rPr>
          <w:b w:val="0"/>
          <w:bCs w:val="0"/>
          <w:color w:val="000000" w:themeColor="text1"/>
          <w:lang w:val="en-US"/>
        </w:rPr>
        <w:t xml:space="preserve">Popularity: ASUS and Lenovo models, like </w:t>
      </w:r>
      <w:proofErr w:type="spellStart"/>
      <w:r w:rsidRPr="00137266">
        <w:rPr>
          <w:b w:val="0"/>
          <w:bCs w:val="0"/>
          <w:color w:val="000000" w:themeColor="text1"/>
          <w:lang w:val="en-US"/>
        </w:rPr>
        <w:t>Vivobook</w:t>
      </w:r>
      <w:proofErr w:type="spellEnd"/>
      <w:r w:rsidRPr="00137266">
        <w:rPr>
          <w:b w:val="0"/>
          <w:bCs w:val="0"/>
          <w:color w:val="000000" w:themeColor="text1"/>
          <w:lang w:val="en-US"/>
        </w:rPr>
        <w:t xml:space="preserve"> and </w:t>
      </w:r>
      <w:proofErr w:type="spellStart"/>
      <w:r w:rsidRPr="00137266">
        <w:rPr>
          <w:b w:val="0"/>
          <w:bCs w:val="0"/>
          <w:color w:val="000000" w:themeColor="text1"/>
          <w:lang w:val="en-US"/>
        </w:rPr>
        <w:t>Ideapad</w:t>
      </w:r>
      <w:proofErr w:type="spellEnd"/>
      <w:r w:rsidRPr="00137266">
        <w:rPr>
          <w:b w:val="0"/>
          <w:bCs w:val="0"/>
          <w:color w:val="000000" w:themeColor="text1"/>
          <w:lang w:val="en-US"/>
        </w:rPr>
        <w:t>, dominate reviews, signaling consumer trust and engagement.</w:t>
      </w:r>
    </w:p>
    <w:p w14:paraId="577B3F56" w14:textId="77777777" w:rsidR="00137266" w:rsidRPr="00137266" w:rsidRDefault="00137266" w:rsidP="00137266">
      <w:pPr>
        <w:pStyle w:val="Heading1"/>
        <w:rPr>
          <w:b w:val="0"/>
          <w:bCs w:val="0"/>
          <w:color w:val="000000" w:themeColor="text1"/>
          <w:lang w:val="en-US"/>
        </w:rPr>
      </w:pPr>
      <w:r w:rsidRPr="00137266">
        <w:rPr>
          <w:b w:val="0"/>
          <w:bCs w:val="0"/>
          <w:color w:val="000000" w:themeColor="text1"/>
          <w:lang w:val="en-US"/>
        </w:rPr>
        <w:t>The six objectives—price distribution, rating by processor, discount by RAM, top reviews, price vs. rating, and storage distribution—provided a comprehensive view of market dynamics. The cleaned dataset, free of outliers and enriched with extracted features, is well-prepared for advanced analyses, such as price prediction. This project demonstrates proficiency in Python-based data analysis, leveraging Pandas, Seaborn, and Matplotlib to deliver actionable insights. It serves as a strong foundation for further exploration, including predictive modeling and interactive tools to benefit consumers and retailers.</w:t>
      </w:r>
    </w:p>
    <w:p w14:paraId="17B16D3B" w14:textId="77777777" w:rsidR="00363612" w:rsidRDefault="00363612" w:rsidP="00363612">
      <w:pPr>
        <w:pStyle w:val="Heading1"/>
      </w:pPr>
    </w:p>
    <w:p w14:paraId="74915DCC" w14:textId="77777777" w:rsidR="00273AFD" w:rsidRDefault="00273AFD">
      <w:pPr>
        <w:pStyle w:val="Heading1"/>
      </w:pPr>
    </w:p>
    <w:p w14:paraId="29646044" w14:textId="77777777" w:rsidR="00273AFD" w:rsidRDefault="00273AFD">
      <w:pPr>
        <w:pStyle w:val="Heading1"/>
      </w:pPr>
    </w:p>
    <w:p w14:paraId="198DEC65" w14:textId="77777777" w:rsidR="00442C95" w:rsidRDefault="00442C95">
      <w:pPr>
        <w:pStyle w:val="Heading1"/>
      </w:pPr>
    </w:p>
    <w:p w14:paraId="22FE4128" w14:textId="77777777" w:rsidR="00363612" w:rsidRDefault="00363612" w:rsidP="00363612">
      <w:pPr>
        <w:spacing w:before="100" w:beforeAutospacing="1" w:after="100" w:afterAutospacing="1"/>
        <w:outlineLvl w:val="2"/>
        <w:rPr>
          <w:b/>
          <w:bCs/>
          <w:sz w:val="27"/>
          <w:szCs w:val="27"/>
        </w:rPr>
      </w:pPr>
    </w:p>
    <w:p w14:paraId="16137DE8" w14:textId="781A460C" w:rsidR="00363612" w:rsidRPr="00363612" w:rsidRDefault="00363612" w:rsidP="00363612">
      <w:pPr>
        <w:spacing w:before="100" w:beforeAutospacing="1" w:after="100" w:afterAutospacing="1" w:line="360" w:lineRule="auto"/>
        <w:jc w:val="center"/>
        <w:outlineLvl w:val="2"/>
        <w:rPr>
          <w:b/>
          <w:bCs/>
          <w:sz w:val="27"/>
          <w:szCs w:val="27"/>
        </w:rPr>
      </w:pPr>
      <w:r w:rsidRPr="00363612">
        <w:rPr>
          <w:b/>
          <w:bCs/>
          <w:sz w:val="27"/>
          <w:szCs w:val="27"/>
        </w:rPr>
        <w:t>Future Scope</w:t>
      </w:r>
    </w:p>
    <w:p w14:paraId="4328732E" w14:textId="77777777" w:rsidR="00137266" w:rsidRPr="00137266" w:rsidRDefault="00137266" w:rsidP="00137266">
      <w:pPr>
        <w:spacing w:line="360" w:lineRule="auto"/>
        <w:ind w:left="720"/>
        <w:jc w:val="both"/>
        <w:rPr>
          <w:lang w:val="en-US"/>
        </w:rPr>
      </w:pPr>
      <w:r w:rsidRPr="00137266">
        <w:rPr>
          <w:lang w:val="en-US"/>
        </w:rPr>
        <w:t>The project opens several avenues for enhancement, building on its robust EDA and visualization framework:</w:t>
      </w:r>
    </w:p>
    <w:p w14:paraId="01D77824" w14:textId="77777777" w:rsidR="00137266" w:rsidRPr="00137266" w:rsidRDefault="00137266" w:rsidP="00137266">
      <w:pPr>
        <w:numPr>
          <w:ilvl w:val="0"/>
          <w:numId w:val="71"/>
        </w:numPr>
        <w:spacing w:line="360" w:lineRule="auto"/>
        <w:jc w:val="both"/>
        <w:rPr>
          <w:lang w:val="en-US"/>
        </w:rPr>
      </w:pPr>
      <w:r w:rsidRPr="00137266">
        <w:rPr>
          <w:b/>
          <w:bCs/>
          <w:lang w:val="en-US"/>
        </w:rPr>
        <w:t>Expanded Data Collection</w:t>
      </w:r>
      <w:r w:rsidRPr="00137266">
        <w:rPr>
          <w:lang w:val="en-US"/>
        </w:rPr>
        <w:t xml:space="preserve">: </w:t>
      </w:r>
    </w:p>
    <w:p w14:paraId="4228BB0B" w14:textId="77777777" w:rsidR="00137266" w:rsidRPr="00137266" w:rsidRDefault="00137266" w:rsidP="00137266">
      <w:pPr>
        <w:numPr>
          <w:ilvl w:val="1"/>
          <w:numId w:val="71"/>
        </w:numPr>
        <w:spacing w:line="360" w:lineRule="auto"/>
        <w:jc w:val="both"/>
        <w:rPr>
          <w:lang w:val="en-US"/>
        </w:rPr>
      </w:pPr>
      <w:r w:rsidRPr="00137266">
        <w:rPr>
          <w:lang w:val="en-US"/>
        </w:rPr>
        <w:t>Scrape additional e-commerce platforms (e.g., Amazon, Croma) to compare laptop pricing and availability.</w:t>
      </w:r>
    </w:p>
    <w:p w14:paraId="2F9C7728" w14:textId="77777777" w:rsidR="00137266" w:rsidRPr="00137266" w:rsidRDefault="00137266" w:rsidP="00137266">
      <w:pPr>
        <w:numPr>
          <w:ilvl w:val="1"/>
          <w:numId w:val="71"/>
        </w:numPr>
        <w:spacing w:line="360" w:lineRule="auto"/>
        <w:jc w:val="both"/>
        <w:rPr>
          <w:lang w:val="en-US"/>
        </w:rPr>
      </w:pPr>
      <w:r w:rsidRPr="00137266">
        <w:rPr>
          <w:lang w:val="en-US"/>
        </w:rPr>
        <w:t>Include features like screen size, GPU type, or battery life for deeper analysis.</w:t>
      </w:r>
    </w:p>
    <w:p w14:paraId="20940210" w14:textId="77777777" w:rsidR="00137266" w:rsidRPr="00137266" w:rsidRDefault="00137266" w:rsidP="00137266">
      <w:pPr>
        <w:numPr>
          <w:ilvl w:val="0"/>
          <w:numId w:val="71"/>
        </w:numPr>
        <w:spacing w:line="360" w:lineRule="auto"/>
        <w:jc w:val="both"/>
        <w:rPr>
          <w:lang w:val="en-US"/>
        </w:rPr>
      </w:pPr>
      <w:r w:rsidRPr="00137266">
        <w:rPr>
          <w:b/>
          <w:bCs/>
          <w:lang w:val="en-US"/>
        </w:rPr>
        <w:t>Predictive Modeling</w:t>
      </w:r>
      <w:r w:rsidRPr="00137266">
        <w:rPr>
          <w:lang w:val="en-US"/>
        </w:rPr>
        <w:t xml:space="preserve">: </w:t>
      </w:r>
    </w:p>
    <w:p w14:paraId="691FF30E" w14:textId="77777777" w:rsidR="00137266" w:rsidRPr="00137266" w:rsidRDefault="00137266" w:rsidP="00137266">
      <w:pPr>
        <w:numPr>
          <w:ilvl w:val="1"/>
          <w:numId w:val="71"/>
        </w:numPr>
        <w:spacing w:line="360" w:lineRule="auto"/>
        <w:jc w:val="both"/>
        <w:rPr>
          <w:lang w:val="en-US"/>
        </w:rPr>
      </w:pPr>
      <w:r w:rsidRPr="00137266">
        <w:rPr>
          <w:lang w:val="en-US"/>
        </w:rPr>
        <w:t xml:space="preserve">Apply machine learning models like Random Forest or </w:t>
      </w:r>
      <w:proofErr w:type="spellStart"/>
      <w:r w:rsidRPr="00137266">
        <w:rPr>
          <w:lang w:val="en-US"/>
        </w:rPr>
        <w:t>XGBoost</w:t>
      </w:r>
      <w:proofErr w:type="spellEnd"/>
      <w:r w:rsidRPr="00137266">
        <w:rPr>
          <w:lang w:val="en-US"/>
        </w:rPr>
        <w:t xml:space="preserve"> to predict laptop prices based on RAM, Storage, Processor, and Rating.</w:t>
      </w:r>
    </w:p>
    <w:p w14:paraId="09BC58B9" w14:textId="77777777" w:rsidR="00137266" w:rsidRPr="00137266" w:rsidRDefault="00137266" w:rsidP="00137266">
      <w:pPr>
        <w:numPr>
          <w:ilvl w:val="1"/>
          <w:numId w:val="71"/>
        </w:numPr>
        <w:spacing w:line="360" w:lineRule="auto"/>
        <w:jc w:val="both"/>
        <w:rPr>
          <w:lang w:val="en-US"/>
        </w:rPr>
      </w:pPr>
      <w:r w:rsidRPr="00137266">
        <w:rPr>
          <w:lang w:val="en-US"/>
        </w:rPr>
        <w:t xml:space="preserve">Use clustering to segment laptops into categories (e.g., gaming, </w:t>
      </w:r>
      <w:proofErr w:type="spellStart"/>
      <w:r w:rsidRPr="00137266">
        <w:rPr>
          <w:lang w:val="en-US"/>
        </w:rPr>
        <w:t>ultrabooks</w:t>
      </w:r>
      <w:proofErr w:type="spellEnd"/>
      <w:r w:rsidRPr="00137266">
        <w:rPr>
          <w:lang w:val="en-US"/>
        </w:rPr>
        <w:t>, budget).</w:t>
      </w:r>
    </w:p>
    <w:p w14:paraId="19A4759F" w14:textId="77777777" w:rsidR="00137266" w:rsidRPr="00137266" w:rsidRDefault="00137266" w:rsidP="00137266">
      <w:pPr>
        <w:numPr>
          <w:ilvl w:val="0"/>
          <w:numId w:val="71"/>
        </w:numPr>
        <w:spacing w:line="360" w:lineRule="auto"/>
        <w:jc w:val="both"/>
        <w:rPr>
          <w:lang w:val="en-US"/>
        </w:rPr>
      </w:pPr>
      <w:r w:rsidRPr="00137266">
        <w:rPr>
          <w:b/>
          <w:bCs/>
          <w:lang w:val="en-US"/>
        </w:rPr>
        <w:t>Sentiment Analysis</w:t>
      </w:r>
      <w:r w:rsidRPr="00137266">
        <w:rPr>
          <w:lang w:val="en-US"/>
        </w:rPr>
        <w:t xml:space="preserve">: </w:t>
      </w:r>
    </w:p>
    <w:p w14:paraId="55410204" w14:textId="77777777" w:rsidR="00137266" w:rsidRPr="00137266" w:rsidRDefault="00137266" w:rsidP="00137266">
      <w:pPr>
        <w:numPr>
          <w:ilvl w:val="1"/>
          <w:numId w:val="71"/>
        </w:numPr>
        <w:spacing w:line="360" w:lineRule="auto"/>
        <w:jc w:val="both"/>
        <w:rPr>
          <w:lang w:val="en-US"/>
        </w:rPr>
      </w:pPr>
      <w:r w:rsidRPr="00137266">
        <w:rPr>
          <w:lang w:val="en-US"/>
        </w:rPr>
        <w:t>If review text is available, analyze customer sentiments to identify strengths and weaknesses of popular models.</w:t>
      </w:r>
    </w:p>
    <w:p w14:paraId="39F74891" w14:textId="77777777" w:rsidR="00137266" w:rsidRPr="00137266" w:rsidRDefault="00137266" w:rsidP="00137266">
      <w:pPr>
        <w:numPr>
          <w:ilvl w:val="0"/>
          <w:numId w:val="71"/>
        </w:numPr>
        <w:spacing w:line="360" w:lineRule="auto"/>
        <w:jc w:val="both"/>
        <w:rPr>
          <w:lang w:val="en-US"/>
        </w:rPr>
      </w:pPr>
      <w:r w:rsidRPr="00137266">
        <w:rPr>
          <w:b/>
          <w:bCs/>
          <w:lang w:val="en-US"/>
        </w:rPr>
        <w:t>Interactive Dashboard</w:t>
      </w:r>
      <w:r w:rsidRPr="00137266">
        <w:rPr>
          <w:lang w:val="en-US"/>
        </w:rPr>
        <w:t xml:space="preserve">: </w:t>
      </w:r>
    </w:p>
    <w:p w14:paraId="5EA7B8D7" w14:textId="77777777" w:rsidR="00137266" w:rsidRPr="00137266" w:rsidRDefault="00137266" w:rsidP="00137266">
      <w:pPr>
        <w:numPr>
          <w:ilvl w:val="1"/>
          <w:numId w:val="71"/>
        </w:numPr>
        <w:spacing w:line="360" w:lineRule="auto"/>
        <w:jc w:val="both"/>
        <w:rPr>
          <w:lang w:val="en-US"/>
        </w:rPr>
      </w:pPr>
      <w:r w:rsidRPr="00137266">
        <w:rPr>
          <w:lang w:val="en-US"/>
        </w:rPr>
        <w:t xml:space="preserve">Develop a </w:t>
      </w:r>
      <w:proofErr w:type="spellStart"/>
      <w:r w:rsidRPr="00137266">
        <w:rPr>
          <w:lang w:val="en-US"/>
        </w:rPr>
        <w:t>Plotly</w:t>
      </w:r>
      <w:proofErr w:type="spellEnd"/>
      <w:r w:rsidRPr="00137266">
        <w:rPr>
          <w:lang w:val="en-US"/>
        </w:rPr>
        <w:t xml:space="preserve"> Dash application with filters for Processor, RAM, or price range, and visualizations like price trends or feature comparisons.</w:t>
      </w:r>
    </w:p>
    <w:p w14:paraId="636B0BF6" w14:textId="77777777" w:rsidR="00137266" w:rsidRPr="00137266" w:rsidRDefault="00137266" w:rsidP="00137266">
      <w:pPr>
        <w:numPr>
          <w:ilvl w:val="1"/>
          <w:numId w:val="71"/>
        </w:numPr>
        <w:spacing w:line="360" w:lineRule="auto"/>
        <w:jc w:val="both"/>
        <w:rPr>
          <w:lang w:val="en-US"/>
        </w:rPr>
      </w:pPr>
      <w:r w:rsidRPr="00137266">
        <w:rPr>
          <w:lang w:val="en-US"/>
        </w:rPr>
        <w:t>Deploy the dashboard online to assist buyers and retailers in decision-making.</w:t>
      </w:r>
    </w:p>
    <w:p w14:paraId="1CB6BFE0" w14:textId="77777777" w:rsidR="00137266" w:rsidRPr="00137266" w:rsidRDefault="00137266" w:rsidP="00137266">
      <w:pPr>
        <w:numPr>
          <w:ilvl w:val="0"/>
          <w:numId w:val="71"/>
        </w:numPr>
        <w:spacing w:line="360" w:lineRule="auto"/>
        <w:jc w:val="both"/>
        <w:rPr>
          <w:lang w:val="en-US"/>
        </w:rPr>
      </w:pPr>
      <w:r w:rsidRPr="00137266">
        <w:rPr>
          <w:b/>
          <w:bCs/>
          <w:lang w:val="en-US"/>
        </w:rPr>
        <w:lastRenderedPageBreak/>
        <w:t>Practical Applications</w:t>
      </w:r>
      <w:r w:rsidRPr="00137266">
        <w:rPr>
          <w:lang w:val="en-US"/>
        </w:rPr>
        <w:t xml:space="preserve">: </w:t>
      </w:r>
    </w:p>
    <w:p w14:paraId="29EBB03F" w14:textId="77777777" w:rsidR="00137266" w:rsidRPr="00137266" w:rsidRDefault="00137266" w:rsidP="00137266">
      <w:pPr>
        <w:numPr>
          <w:ilvl w:val="1"/>
          <w:numId w:val="71"/>
        </w:numPr>
        <w:spacing w:line="360" w:lineRule="auto"/>
        <w:jc w:val="both"/>
        <w:rPr>
          <w:lang w:val="en-US"/>
        </w:rPr>
      </w:pPr>
      <w:r w:rsidRPr="00137266">
        <w:rPr>
          <w:lang w:val="en-US"/>
        </w:rPr>
        <w:t>Build a laptop recommendation system (e.g., “Best laptop under ₹50,000 with 16GB RAM”).</w:t>
      </w:r>
    </w:p>
    <w:p w14:paraId="51D51962" w14:textId="77777777" w:rsidR="00137266" w:rsidRPr="00137266" w:rsidRDefault="00137266" w:rsidP="00137266">
      <w:pPr>
        <w:numPr>
          <w:ilvl w:val="1"/>
          <w:numId w:val="71"/>
        </w:numPr>
        <w:spacing w:line="360" w:lineRule="auto"/>
        <w:jc w:val="both"/>
        <w:rPr>
          <w:lang w:val="en-US"/>
        </w:rPr>
      </w:pPr>
      <w:r w:rsidRPr="00137266">
        <w:rPr>
          <w:lang w:val="en-US"/>
        </w:rPr>
        <w:t>Provide pricing insights to retailers, optimizing discount strategies for competitive configurations.</w:t>
      </w:r>
    </w:p>
    <w:p w14:paraId="773B9CCA" w14:textId="77777777" w:rsidR="00137266" w:rsidRPr="00137266" w:rsidRDefault="00137266" w:rsidP="00137266">
      <w:pPr>
        <w:spacing w:line="360" w:lineRule="auto"/>
        <w:ind w:left="720"/>
        <w:jc w:val="both"/>
        <w:rPr>
          <w:lang w:val="en-US"/>
        </w:rPr>
      </w:pPr>
      <w:r w:rsidRPr="00137266">
        <w:rPr>
          <w:lang w:val="en-US"/>
        </w:rPr>
        <w:t>These extensions would enhance the project’s utility, transforming it into a comprehensive tool for market analysis and consumer guidance.</w:t>
      </w:r>
    </w:p>
    <w:p w14:paraId="36A7A779" w14:textId="77777777" w:rsidR="00442C95" w:rsidRPr="00D40D74" w:rsidRDefault="00442C95" w:rsidP="00363612">
      <w:pPr>
        <w:spacing w:line="360" w:lineRule="auto"/>
        <w:ind w:left="720"/>
        <w:jc w:val="both"/>
        <w:rPr>
          <w:sz w:val="36"/>
          <w:szCs w:val="36"/>
        </w:rPr>
      </w:pPr>
    </w:p>
    <w:p w14:paraId="2F2BE777" w14:textId="7A49DF73" w:rsidR="00C23D3F" w:rsidRPr="00D40D74" w:rsidRDefault="00C23D3F" w:rsidP="00137266">
      <w:pPr>
        <w:spacing w:line="360" w:lineRule="auto"/>
        <w:ind w:left="720"/>
        <w:jc w:val="both"/>
        <w:rPr>
          <w:sz w:val="36"/>
          <w:szCs w:val="36"/>
        </w:rPr>
      </w:pPr>
      <w:proofErr w:type="spellStart"/>
      <w:r>
        <w:rPr>
          <w:sz w:val="36"/>
          <w:szCs w:val="36"/>
        </w:rPr>
        <w:t>Linkedlin</w:t>
      </w:r>
      <w:proofErr w:type="spellEnd"/>
      <w:r>
        <w:rPr>
          <w:sz w:val="36"/>
          <w:szCs w:val="36"/>
        </w:rPr>
        <w:t xml:space="preserve">  : </w:t>
      </w:r>
      <w:hyperlink r:id="rId16" w:history="1">
        <w:r w:rsidR="005C1AF8" w:rsidRPr="005C1AF8">
          <w:rPr>
            <w:rStyle w:val="Hyperlink"/>
            <w:sz w:val="36"/>
            <w:szCs w:val="36"/>
          </w:rPr>
          <w:t>https://www.linkedin.com/in/shubham-kumar-46422128a/</w:t>
        </w:r>
      </w:hyperlink>
    </w:p>
    <w:p w14:paraId="6DC177F2" w14:textId="77777777" w:rsidR="00442C95" w:rsidRPr="00D40D74" w:rsidRDefault="00442C95" w:rsidP="00363612">
      <w:pPr>
        <w:spacing w:line="360" w:lineRule="auto"/>
        <w:ind w:left="720"/>
        <w:jc w:val="both"/>
        <w:rPr>
          <w:sz w:val="36"/>
          <w:szCs w:val="36"/>
        </w:rPr>
      </w:pPr>
    </w:p>
    <w:p w14:paraId="1450C9B3" w14:textId="0EDF0066" w:rsidR="00442C95" w:rsidRDefault="00442C95" w:rsidP="00442C95"/>
    <w:p w14:paraId="2983E39C" w14:textId="77777777" w:rsidR="00363612" w:rsidRDefault="00363612" w:rsidP="00442C95"/>
    <w:p w14:paraId="2BC4C35E" w14:textId="77777777" w:rsidR="00363612" w:rsidRDefault="00363612" w:rsidP="00442C95"/>
    <w:p w14:paraId="0F6B864C" w14:textId="77777777" w:rsidR="00363612" w:rsidRDefault="00363612" w:rsidP="00442C95"/>
    <w:p w14:paraId="7CA33986" w14:textId="77777777" w:rsidR="00363612" w:rsidRDefault="00363612" w:rsidP="00442C95"/>
    <w:p w14:paraId="4378F413" w14:textId="77777777" w:rsidR="00363612" w:rsidRDefault="00363612" w:rsidP="00442C95"/>
    <w:p w14:paraId="13AA0820" w14:textId="77777777" w:rsidR="00363612" w:rsidRDefault="00363612" w:rsidP="00442C95"/>
    <w:p w14:paraId="7A353C09" w14:textId="77777777" w:rsidR="00363612" w:rsidRDefault="00363612" w:rsidP="00442C95"/>
    <w:p w14:paraId="154D2896" w14:textId="77777777" w:rsidR="00363612" w:rsidRDefault="00363612" w:rsidP="00442C95"/>
    <w:p w14:paraId="3A0582C6" w14:textId="77777777" w:rsidR="00363612" w:rsidRDefault="00363612" w:rsidP="00442C95"/>
    <w:p w14:paraId="632F8233" w14:textId="77777777" w:rsidR="00363612" w:rsidRDefault="00363612" w:rsidP="00442C95"/>
    <w:p w14:paraId="6E931F41" w14:textId="77777777" w:rsidR="00363612" w:rsidRDefault="00363612" w:rsidP="00442C95"/>
    <w:p w14:paraId="61ACB1A3" w14:textId="77777777" w:rsidR="00363612" w:rsidRDefault="00363612" w:rsidP="00442C95"/>
    <w:p w14:paraId="42D71BAD" w14:textId="77777777" w:rsidR="00363612" w:rsidRDefault="00363612" w:rsidP="00442C95"/>
    <w:p w14:paraId="25E7CFF8" w14:textId="77777777" w:rsidR="00363612" w:rsidRDefault="00363612" w:rsidP="00442C95"/>
    <w:p w14:paraId="3D078A03" w14:textId="77777777" w:rsidR="00363612" w:rsidRDefault="00363612" w:rsidP="00442C95"/>
    <w:p w14:paraId="570F752E" w14:textId="77777777" w:rsidR="00363612" w:rsidRDefault="00363612" w:rsidP="00442C95"/>
    <w:p w14:paraId="6F986F4C" w14:textId="77777777" w:rsidR="00363612" w:rsidRDefault="00363612" w:rsidP="00442C95"/>
    <w:p w14:paraId="088A9BB3" w14:textId="77777777" w:rsidR="00363612" w:rsidRDefault="00363612" w:rsidP="00442C95"/>
    <w:p w14:paraId="045AAAC6" w14:textId="77777777" w:rsidR="00363612" w:rsidRDefault="00363612" w:rsidP="00442C95"/>
    <w:p w14:paraId="726C5A0C" w14:textId="77777777" w:rsidR="00363612" w:rsidRDefault="00363612" w:rsidP="00442C95"/>
    <w:p w14:paraId="1CE4D0C6" w14:textId="77777777" w:rsidR="00363612" w:rsidRDefault="00363612" w:rsidP="00442C95"/>
    <w:p w14:paraId="109B9CEA" w14:textId="77777777" w:rsidR="00363612" w:rsidRDefault="00363612" w:rsidP="00442C95"/>
    <w:p w14:paraId="631634C7" w14:textId="77777777" w:rsidR="00363612" w:rsidRDefault="00363612" w:rsidP="00442C95"/>
    <w:p w14:paraId="4E180110" w14:textId="77777777" w:rsidR="00363612" w:rsidRPr="00442C95" w:rsidRDefault="00363612" w:rsidP="00442C95"/>
    <w:p w14:paraId="1AE53F46" w14:textId="77777777" w:rsidR="00273AFD" w:rsidRDefault="00273AFD"/>
    <w:p w14:paraId="655C5560" w14:textId="77777777" w:rsidR="00363612" w:rsidRDefault="00363612" w:rsidP="00363612">
      <w:pPr>
        <w:pStyle w:val="Heading3"/>
      </w:pPr>
    </w:p>
    <w:p w14:paraId="62900FD6" w14:textId="78F18A87" w:rsidR="00363612" w:rsidRPr="00363612" w:rsidRDefault="00363612" w:rsidP="00363612">
      <w:pPr>
        <w:pStyle w:val="Heading3"/>
        <w:spacing w:line="360" w:lineRule="auto"/>
        <w:jc w:val="center"/>
        <w:rPr>
          <w:rFonts w:ascii="Times New Roman" w:hAnsi="Times New Roman" w:cs="Times New Roman"/>
          <w:color w:val="000000" w:themeColor="text1"/>
          <w:sz w:val="32"/>
          <w:szCs w:val="32"/>
        </w:rPr>
      </w:pPr>
      <w:r w:rsidRPr="00363612">
        <w:rPr>
          <w:rFonts w:ascii="Times New Roman" w:hAnsi="Times New Roman" w:cs="Times New Roman"/>
          <w:color w:val="000000" w:themeColor="text1"/>
          <w:sz w:val="32"/>
          <w:szCs w:val="32"/>
        </w:rPr>
        <w:t>References</w:t>
      </w:r>
    </w:p>
    <w:p w14:paraId="4BBC5CEF" w14:textId="77777777" w:rsidR="00363612" w:rsidRPr="00363612" w:rsidRDefault="00363612" w:rsidP="00363612">
      <w:pPr>
        <w:pStyle w:val="break-words"/>
        <w:spacing w:line="360" w:lineRule="auto"/>
        <w:rPr>
          <w:color w:val="000000" w:themeColor="text1"/>
        </w:rPr>
      </w:pPr>
      <w:r w:rsidRPr="00363612">
        <w:rPr>
          <w:color w:val="000000" w:themeColor="text1"/>
        </w:rPr>
        <w:t>The following resources and tools were instrumental in the development and execution of this project:</w:t>
      </w:r>
    </w:p>
    <w:p w14:paraId="14460EA6"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Flipkart. (n.d.). </w:t>
      </w:r>
      <w:r w:rsidRPr="00363612">
        <w:rPr>
          <w:rStyle w:val="Emphasis"/>
          <w:color w:val="000000" w:themeColor="text1"/>
        </w:rPr>
        <w:t>Online Shopping Site for Mobiles, Electronics, Furniture, Grocery, Lifestyle, Books &amp; More</w:t>
      </w:r>
      <w:r w:rsidRPr="00363612">
        <w:rPr>
          <w:color w:val="000000" w:themeColor="text1"/>
        </w:rPr>
        <w:t xml:space="preserve">. Retrieved from </w:t>
      </w:r>
      <w:hyperlink r:id="rId17" w:tgtFrame="_blank" w:history="1">
        <w:r w:rsidRPr="00363612">
          <w:rPr>
            <w:rStyle w:val="Hyperlink"/>
            <w:color w:val="000000" w:themeColor="text1"/>
          </w:rPr>
          <w:t>https://www.flipkart.com</w:t>
        </w:r>
      </w:hyperlink>
      <w:r w:rsidRPr="00363612">
        <w:rPr>
          <w:color w:val="000000" w:themeColor="text1"/>
        </w:rPr>
        <w:t xml:space="preserve"> </w:t>
      </w:r>
    </w:p>
    <w:p w14:paraId="5EACB744"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Primary data source for web scraping smartphone product details.</w:t>
      </w:r>
    </w:p>
    <w:p w14:paraId="22FF980D"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Python Software Foundation. (2025). </w:t>
      </w:r>
      <w:r w:rsidRPr="00363612">
        <w:rPr>
          <w:rStyle w:val="Emphasis"/>
          <w:color w:val="000000" w:themeColor="text1"/>
        </w:rPr>
        <w:t>Python 3.11 Documentation</w:t>
      </w:r>
      <w:r w:rsidRPr="00363612">
        <w:rPr>
          <w:color w:val="000000" w:themeColor="text1"/>
        </w:rPr>
        <w:t xml:space="preserve">. Retrieved from </w:t>
      </w:r>
      <w:hyperlink r:id="rId18" w:tgtFrame="_blank" w:history="1">
        <w:r w:rsidRPr="00363612">
          <w:rPr>
            <w:rStyle w:val="Hyperlink"/>
            <w:color w:val="000000" w:themeColor="text1"/>
          </w:rPr>
          <w:t>https://docs.python.org/3/</w:t>
        </w:r>
      </w:hyperlink>
      <w:r w:rsidRPr="00363612">
        <w:rPr>
          <w:color w:val="000000" w:themeColor="text1"/>
        </w:rPr>
        <w:t xml:space="preserve"> </w:t>
      </w:r>
    </w:p>
    <w:p w14:paraId="4278F73A"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Official documentation for the Python programming language used throughout the project.</w:t>
      </w:r>
    </w:p>
    <w:p w14:paraId="35B13101"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Requests. (n.d.). </w:t>
      </w:r>
      <w:r w:rsidRPr="00363612">
        <w:rPr>
          <w:rStyle w:val="Emphasis"/>
          <w:color w:val="000000" w:themeColor="text1"/>
        </w:rPr>
        <w:t>Requests: HTTP for Humans</w:t>
      </w:r>
      <w:r w:rsidRPr="00363612">
        <w:rPr>
          <w:color w:val="000000" w:themeColor="text1"/>
        </w:rPr>
        <w:t xml:space="preserve">. Retrieved from </w:t>
      </w:r>
      <w:hyperlink r:id="rId19" w:tgtFrame="_blank" w:history="1">
        <w:r w:rsidRPr="00363612">
          <w:rPr>
            <w:rStyle w:val="Hyperlink"/>
            <w:color w:val="000000" w:themeColor="text1"/>
          </w:rPr>
          <w:t>https://requests.readthedocs.io/en/latest/</w:t>
        </w:r>
      </w:hyperlink>
      <w:r w:rsidRPr="00363612">
        <w:rPr>
          <w:color w:val="000000" w:themeColor="text1"/>
        </w:rPr>
        <w:t xml:space="preserve"> </w:t>
      </w:r>
    </w:p>
    <w:p w14:paraId="69B1D165"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requests</w:t>
      </w:r>
      <w:r w:rsidRPr="00363612">
        <w:rPr>
          <w:color w:val="000000" w:themeColor="text1"/>
        </w:rPr>
        <w:t xml:space="preserve"> library used for HTTP requests in web scraping.</w:t>
      </w:r>
    </w:p>
    <w:p w14:paraId="65BB0E51"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Beautiful Soup. (n.d.). </w:t>
      </w:r>
      <w:r w:rsidRPr="00363612">
        <w:rPr>
          <w:rStyle w:val="Emphasis"/>
          <w:color w:val="000000" w:themeColor="text1"/>
        </w:rPr>
        <w:t>Beautiful Soup Documentation</w:t>
      </w:r>
      <w:r w:rsidRPr="00363612">
        <w:rPr>
          <w:color w:val="000000" w:themeColor="text1"/>
        </w:rPr>
        <w:t xml:space="preserve">. Retrieved from </w:t>
      </w:r>
      <w:hyperlink r:id="rId20" w:tgtFrame="_blank" w:history="1">
        <w:r w:rsidRPr="00363612">
          <w:rPr>
            <w:rStyle w:val="Hyperlink"/>
            <w:color w:val="000000" w:themeColor="text1"/>
          </w:rPr>
          <w:t>https://www.crummy.com/software/BeautifulSoup/bs4/doc/</w:t>
        </w:r>
      </w:hyperlink>
      <w:r w:rsidRPr="00363612">
        <w:rPr>
          <w:color w:val="000000" w:themeColor="text1"/>
        </w:rPr>
        <w:t xml:space="preserve"> </w:t>
      </w:r>
    </w:p>
    <w:p w14:paraId="54213894"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BeautifulSoup</w:t>
      </w:r>
      <w:r w:rsidRPr="00363612">
        <w:rPr>
          <w:color w:val="000000" w:themeColor="text1"/>
        </w:rPr>
        <w:t xml:space="preserve"> library used for HTML parsing.</w:t>
      </w:r>
    </w:p>
    <w:p w14:paraId="198468F9"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Pandas. (n.d.). </w:t>
      </w:r>
      <w:r w:rsidRPr="00363612">
        <w:rPr>
          <w:rStyle w:val="Emphasis"/>
          <w:color w:val="000000" w:themeColor="text1"/>
        </w:rPr>
        <w:t>pandas: Python Data Analysis Library</w:t>
      </w:r>
      <w:r w:rsidRPr="00363612">
        <w:rPr>
          <w:color w:val="000000" w:themeColor="text1"/>
        </w:rPr>
        <w:t xml:space="preserve">. Retrieved from </w:t>
      </w:r>
      <w:hyperlink r:id="rId21" w:tgtFrame="_blank" w:history="1">
        <w:r w:rsidRPr="00363612">
          <w:rPr>
            <w:rStyle w:val="Hyperlink"/>
            <w:color w:val="000000" w:themeColor="text1"/>
          </w:rPr>
          <w:t>https://pandas.pydata.org/docs/</w:t>
        </w:r>
      </w:hyperlink>
      <w:r w:rsidRPr="00363612">
        <w:rPr>
          <w:color w:val="000000" w:themeColor="text1"/>
        </w:rPr>
        <w:t xml:space="preserve"> </w:t>
      </w:r>
    </w:p>
    <w:p w14:paraId="07BBDED2"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pandas</w:t>
      </w:r>
      <w:r w:rsidRPr="00363612">
        <w:rPr>
          <w:color w:val="000000" w:themeColor="text1"/>
        </w:rPr>
        <w:t xml:space="preserve"> library used for data manipulation and storage.</w:t>
      </w:r>
    </w:p>
    <w:p w14:paraId="4D5FC0E8"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Scikit-learn. (n.d.). </w:t>
      </w:r>
      <w:r w:rsidRPr="00363612">
        <w:rPr>
          <w:rStyle w:val="Emphasis"/>
          <w:color w:val="000000" w:themeColor="text1"/>
        </w:rPr>
        <w:t>scikit-learn: Machine Learning in Python</w:t>
      </w:r>
      <w:r w:rsidRPr="00363612">
        <w:rPr>
          <w:color w:val="000000" w:themeColor="text1"/>
        </w:rPr>
        <w:t xml:space="preserve">. Retrieved from </w:t>
      </w:r>
      <w:hyperlink r:id="rId22" w:tgtFrame="_blank" w:history="1">
        <w:r w:rsidRPr="00363612">
          <w:rPr>
            <w:rStyle w:val="Hyperlink"/>
            <w:color w:val="000000" w:themeColor="text1"/>
          </w:rPr>
          <w:t>https://scikit-learn.org/stable/</w:t>
        </w:r>
      </w:hyperlink>
      <w:r w:rsidRPr="00363612">
        <w:rPr>
          <w:color w:val="000000" w:themeColor="text1"/>
        </w:rPr>
        <w:t xml:space="preserve"> </w:t>
      </w:r>
    </w:p>
    <w:p w14:paraId="6D785AF9"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scikit-learn</w:t>
      </w:r>
      <w:r w:rsidRPr="00363612">
        <w:rPr>
          <w:color w:val="000000" w:themeColor="text1"/>
        </w:rPr>
        <w:t xml:space="preserve"> library used for predictive modeling and evaluation.</w:t>
      </w:r>
    </w:p>
    <w:p w14:paraId="3D46E25E"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Seaborn. (n.d.). </w:t>
      </w:r>
      <w:r w:rsidRPr="00363612">
        <w:rPr>
          <w:rStyle w:val="Emphasis"/>
          <w:color w:val="000000" w:themeColor="text1"/>
        </w:rPr>
        <w:t>seaborn: Statistical Data Visualization</w:t>
      </w:r>
      <w:r w:rsidRPr="00363612">
        <w:rPr>
          <w:color w:val="000000" w:themeColor="text1"/>
        </w:rPr>
        <w:t xml:space="preserve">. Retrieved from </w:t>
      </w:r>
      <w:hyperlink r:id="rId23" w:tgtFrame="_blank" w:history="1">
        <w:r w:rsidRPr="00363612">
          <w:rPr>
            <w:rStyle w:val="Hyperlink"/>
            <w:color w:val="000000" w:themeColor="text1"/>
          </w:rPr>
          <w:t>https://seaborn.pydata.org/</w:t>
        </w:r>
      </w:hyperlink>
      <w:r w:rsidRPr="00363612">
        <w:rPr>
          <w:color w:val="000000" w:themeColor="text1"/>
        </w:rPr>
        <w:t xml:space="preserve"> </w:t>
      </w:r>
    </w:p>
    <w:p w14:paraId="6366F6CE"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lastRenderedPageBreak/>
        <w:t xml:space="preserve">Documentation for the </w:t>
      </w:r>
      <w:r w:rsidRPr="00363612">
        <w:rPr>
          <w:rStyle w:val="text-sm"/>
          <w:rFonts w:eastAsiaTheme="majorEastAsia"/>
          <w:color w:val="000000" w:themeColor="text1"/>
        </w:rPr>
        <w:t>seaborn</w:t>
      </w:r>
      <w:r w:rsidRPr="00363612">
        <w:rPr>
          <w:color w:val="000000" w:themeColor="text1"/>
        </w:rPr>
        <w:t xml:space="preserve"> library used for creating visualizations in exploratory data analysis.</w:t>
      </w:r>
    </w:p>
    <w:p w14:paraId="001721B2"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Matplotlib. (n.d.). </w:t>
      </w:r>
      <w:r w:rsidRPr="00363612">
        <w:rPr>
          <w:rStyle w:val="Emphasis"/>
          <w:color w:val="000000" w:themeColor="text1"/>
        </w:rPr>
        <w:t>Matplotlib: Visualization with Python</w:t>
      </w:r>
      <w:r w:rsidRPr="00363612">
        <w:rPr>
          <w:color w:val="000000" w:themeColor="text1"/>
        </w:rPr>
        <w:t xml:space="preserve">. Retrieved from </w:t>
      </w:r>
      <w:hyperlink r:id="rId24" w:tgtFrame="_blank" w:history="1">
        <w:r w:rsidRPr="00363612">
          <w:rPr>
            <w:rStyle w:val="Hyperlink"/>
            <w:color w:val="000000" w:themeColor="text1"/>
          </w:rPr>
          <w:t>https://matplotlib.org/</w:t>
        </w:r>
      </w:hyperlink>
      <w:r w:rsidRPr="00363612">
        <w:rPr>
          <w:color w:val="000000" w:themeColor="text1"/>
        </w:rPr>
        <w:t xml:space="preserve"> </w:t>
      </w:r>
    </w:p>
    <w:p w14:paraId="12744983"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matplotlib</w:t>
      </w:r>
      <w:r w:rsidRPr="00363612">
        <w:rPr>
          <w:color w:val="000000" w:themeColor="text1"/>
        </w:rPr>
        <w:t xml:space="preserve"> library used for plot customization.</w:t>
      </w:r>
    </w:p>
    <w:p w14:paraId="1234E1A3"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Plotly. (n.d.). </w:t>
      </w:r>
      <w:r w:rsidRPr="00363612">
        <w:rPr>
          <w:rStyle w:val="Emphasis"/>
          <w:color w:val="000000" w:themeColor="text1"/>
        </w:rPr>
        <w:t xml:space="preserve">Dash: Analytical Web Apps for Python, R, Julia, and </w:t>
      </w:r>
      <w:proofErr w:type="spellStart"/>
      <w:r w:rsidRPr="00363612">
        <w:rPr>
          <w:rStyle w:val="Emphasis"/>
          <w:color w:val="000000" w:themeColor="text1"/>
        </w:rPr>
        <w:t>Jupyter</w:t>
      </w:r>
      <w:proofErr w:type="spellEnd"/>
      <w:r w:rsidRPr="00363612">
        <w:rPr>
          <w:color w:val="000000" w:themeColor="text1"/>
        </w:rPr>
        <w:t xml:space="preserve">. Retrieved from </w:t>
      </w:r>
      <w:hyperlink r:id="rId25" w:tgtFrame="_blank" w:history="1">
        <w:r w:rsidRPr="00363612">
          <w:rPr>
            <w:rStyle w:val="Hyperlink"/>
            <w:color w:val="000000" w:themeColor="text1"/>
          </w:rPr>
          <w:t>https://dash.plotly.com/</w:t>
        </w:r>
      </w:hyperlink>
      <w:r w:rsidRPr="00363612">
        <w:rPr>
          <w:color w:val="000000" w:themeColor="text1"/>
        </w:rPr>
        <w:t xml:space="preserve"> </w:t>
      </w:r>
    </w:p>
    <w:p w14:paraId="11C0F072"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dash</w:t>
      </w:r>
      <w:r w:rsidRPr="00363612">
        <w:rPr>
          <w:color w:val="000000" w:themeColor="text1"/>
        </w:rPr>
        <w:t xml:space="preserve"> and </w:t>
      </w:r>
      <w:proofErr w:type="spellStart"/>
      <w:r w:rsidRPr="00363612">
        <w:rPr>
          <w:rStyle w:val="text-sm"/>
          <w:rFonts w:eastAsiaTheme="majorEastAsia"/>
          <w:color w:val="000000" w:themeColor="text1"/>
        </w:rPr>
        <w:t>plotly</w:t>
      </w:r>
      <w:proofErr w:type="spellEnd"/>
      <w:r w:rsidRPr="00363612">
        <w:rPr>
          <w:color w:val="000000" w:themeColor="text1"/>
        </w:rPr>
        <w:t xml:space="preserve"> libraries used for building the interactive dashboard.</w:t>
      </w:r>
    </w:p>
    <w:p w14:paraId="31D4F89C" w14:textId="77777777" w:rsidR="00363612" w:rsidRPr="00363612" w:rsidRDefault="00363612" w:rsidP="00363612">
      <w:pPr>
        <w:pStyle w:val="break-words"/>
        <w:numPr>
          <w:ilvl w:val="0"/>
          <w:numId w:val="45"/>
        </w:numPr>
        <w:spacing w:line="360" w:lineRule="auto"/>
        <w:rPr>
          <w:color w:val="000000" w:themeColor="text1"/>
        </w:rPr>
      </w:pPr>
      <w:r w:rsidRPr="00363612">
        <w:rPr>
          <w:color w:val="000000" w:themeColor="text1"/>
        </w:rPr>
        <w:t xml:space="preserve">WordCloud. (n.d.). </w:t>
      </w:r>
      <w:r w:rsidRPr="00363612">
        <w:rPr>
          <w:rStyle w:val="Emphasis"/>
          <w:color w:val="000000" w:themeColor="text1"/>
        </w:rPr>
        <w:t>WordCloud for Python Documentation</w:t>
      </w:r>
      <w:r w:rsidRPr="00363612">
        <w:rPr>
          <w:color w:val="000000" w:themeColor="text1"/>
        </w:rPr>
        <w:t xml:space="preserve">. Retrieved from </w:t>
      </w:r>
      <w:hyperlink r:id="rId26" w:tgtFrame="_blank" w:history="1">
        <w:r w:rsidRPr="00363612">
          <w:rPr>
            <w:rStyle w:val="Hyperlink"/>
            <w:color w:val="000000" w:themeColor="text1"/>
          </w:rPr>
          <w:t>https://amueller.github.io/word_cloud/</w:t>
        </w:r>
      </w:hyperlink>
      <w:r w:rsidRPr="00363612">
        <w:rPr>
          <w:color w:val="000000" w:themeColor="text1"/>
        </w:rPr>
        <w:t xml:space="preserve"> </w:t>
      </w:r>
    </w:p>
    <w:p w14:paraId="52524CFC" w14:textId="77777777" w:rsidR="00363612" w:rsidRPr="00363612" w:rsidRDefault="00363612" w:rsidP="00363612">
      <w:pPr>
        <w:pStyle w:val="break-words"/>
        <w:numPr>
          <w:ilvl w:val="1"/>
          <w:numId w:val="45"/>
        </w:numPr>
        <w:spacing w:line="360" w:lineRule="auto"/>
        <w:rPr>
          <w:color w:val="000000" w:themeColor="text1"/>
        </w:rPr>
      </w:pPr>
      <w:r w:rsidRPr="00363612">
        <w:rPr>
          <w:color w:val="000000" w:themeColor="text1"/>
        </w:rPr>
        <w:t xml:space="preserve">Documentation for the </w:t>
      </w:r>
      <w:r w:rsidRPr="00363612">
        <w:rPr>
          <w:rStyle w:val="text-sm"/>
          <w:rFonts w:eastAsiaTheme="majorEastAsia"/>
          <w:color w:val="000000" w:themeColor="text1"/>
        </w:rPr>
        <w:t>WordCloud</w:t>
      </w:r>
      <w:r w:rsidRPr="00363612">
        <w:rPr>
          <w:color w:val="000000" w:themeColor="text1"/>
        </w:rPr>
        <w:t xml:space="preserve"> library used for text visualization.</w:t>
      </w:r>
    </w:p>
    <w:p w14:paraId="47FBBD80" w14:textId="45059488" w:rsidR="00081BB8" w:rsidRPr="00363612" w:rsidRDefault="00081BB8" w:rsidP="00363612">
      <w:pPr>
        <w:pStyle w:val="Heading1"/>
        <w:spacing w:line="360" w:lineRule="auto"/>
        <w:rPr>
          <w:rFonts w:ascii="Times New Roman" w:hAnsi="Times New Roman" w:cs="Times New Roman"/>
          <w:color w:val="000000" w:themeColor="text1"/>
          <w:sz w:val="32"/>
          <w:szCs w:val="32"/>
        </w:rPr>
      </w:pPr>
    </w:p>
    <w:sectPr w:rsidR="00081BB8" w:rsidRPr="0036361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4B0E7" w14:textId="77777777" w:rsidR="002A2211" w:rsidRDefault="002A2211" w:rsidP="00E718E3">
      <w:r>
        <w:separator/>
      </w:r>
    </w:p>
  </w:endnote>
  <w:endnote w:type="continuationSeparator" w:id="0">
    <w:p w14:paraId="43BE3846" w14:textId="77777777" w:rsidR="002A2211" w:rsidRDefault="002A2211" w:rsidP="00E71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DE35D" w14:textId="77777777" w:rsidR="002A2211" w:rsidRDefault="002A2211" w:rsidP="00E718E3">
      <w:r>
        <w:separator/>
      </w:r>
    </w:p>
  </w:footnote>
  <w:footnote w:type="continuationSeparator" w:id="0">
    <w:p w14:paraId="38EA6906" w14:textId="77777777" w:rsidR="002A2211" w:rsidRDefault="002A2211" w:rsidP="00E71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2D4B32"/>
    <w:multiLevelType w:val="multilevel"/>
    <w:tmpl w:val="FC82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0405FB"/>
    <w:multiLevelType w:val="multilevel"/>
    <w:tmpl w:val="476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9630DD"/>
    <w:multiLevelType w:val="multilevel"/>
    <w:tmpl w:val="AF5CD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B14BFD"/>
    <w:multiLevelType w:val="multilevel"/>
    <w:tmpl w:val="E2404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655AB"/>
    <w:multiLevelType w:val="multilevel"/>
    <w:tmpl w:val="AAB69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712BCC"/>
    <w:multiLevelType w:val="multilevel"/>
    <w:tmpl w:val="FC8C3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D5FA3"/>
    <w:multiLevelType w:val="multilevel"/>
    <w:tmpl w:val="748A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6403DD"/>
    <w:multiLevelType w:val="multilevel"/>
    <w:tmpl w:val="EABCB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CEE26F4"/>
    <w:multiLevelType w:val="multilevel"/>
    <w:tmpl w:val="0F7A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8D1007"/>
    <w:multiLevelType w:val="multilevel"/>
    <w:tmpl w:val="21087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02117B"/>
    <w:multiLevelType w:val="multilevel"/>
    <w:tmpl w:val="89727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1A6A"/>
    <w:multiLevelType w:val="multilevel"/>
    <w:tmpl w:val="F9F0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F31DE8"/>
    <w:multiLevelType w:val="multilevel"/>
    <w:tmpl w:val="128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0125E"/>
    <w:multiLevelType w:val="multilevel"/>
    <w:tmpl w:val="94D4F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C60F3"/>
    <w:multiLevelType w:val="multilevel"/>
    <w:tmpl w:val="2BBE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442AE"/>
    <w:multiLevelType w:val="multilevel"/>
    <w:tmpl w:val="9E64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9C2ED9"/>
    <w:multiLevelType w:val="multilevel"/>
    <w:tmpl w:val="F72E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E820F2"/>
    <w:multiLevelType w:val="multilevel"/>
    <w:tmpl w:val="5446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C4BE5"/>
    <w:multiLevelType w:val="multilevel"/>
    <w:tmpl w:val="940CF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583170"/>
    <w:multiLevelType w:val="multilevel"/>
    <w:tmpl w:val="BAD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532B63"/>
    <w:multiLevelType w:val="multilevel"/>
    <w:tmpl w:val="5E704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3910D6"/>
    <w:multiLevelType w:val="multilevel"/>
    <w:tmpl w:val="1A185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0771A7"/>
    <w:multiLevelType w:val="multilevel"/>
    <w:tmpl w:val="E56A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44517"/>
    <w:multiLevelType w:val="multilevel"/>
    <w:tmpl w:val="9A92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A52956"/>
    <w:multiLevelType w:val="multilevel"/>
    <w:tmpl w:val="0BAAC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555EC"/>
    <w:multiLevelType w:val="multilevel"/>
    <w:tmpl w:val="FC86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927362"/>
    <w:multiLevelType w:val="hybridMultilevel"/>
    <w:tmpl w:val="7F3E09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6230B3E"/>
    <w:multiLevelType w:val="multilevel"/>
    <w:tmpl w:val="1154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50A61"/>
    <w:multiLevelType w:val="multilevel"/>
    <w:tmpl w:val="CEF2A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E3365"/>
    <w:multiLevelType w:val="multilevel"/>
    <w:tmpl w:val="CA96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597F84"/>
    <w:multiLevelType w:val="multilevel"/>
    <w:tmpl w:val="A142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7B4B3A"/>
    <w:multiLevelType w:val="multilevel"/>
    <w:tmpl w:val="655A9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5359C7"/>
    <w:multiLevelType w:val="multilevel"/>
    <w:tmpl w:val="F59E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0A37AD"/>
    <w:multiLevelType w:val="multilevel"/>
    <w:tmpl w:val="6C72E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67C98"/>
    <w:multiLevelType w:val="multilevel"/>
    <w:tmpl w:val="654E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512F04"/>
    <w:multiLevelType w:val="multilevel"/>
    <w:tmpl w:val="C2167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C47236"/>
    <w:multiLevelType w:val="multilevel"/>
    <w:tmpl w:val="B1605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CE3F9E"/>
    <w:multiLevelType w:val="multilevel"/>
    <w:tmpl w:val="9A5E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660321"/>
    <w:multiLevelType w:val="multilevel"/>
    <w:tmpl w:val="60A28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782E40"/>
    <w:multiLevelType w:val="multilevel"/>
    <w:tmpl w:val="F260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83339A"/>
    <w:multiLevelType w:val="hybridMultilevel"/>
    <w:tmpl w:val="B0EA8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6A4250C"/>
    <w:multiLevelType w:val="multilevel"/>
    <w:tmpl w:val="E8FE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175D2D"/>
    <w:multiLevelType w:val="multilevel"/>
    <w:tmpl w:val="84E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5831F0"/>
    <w:multiLevelType w:val="multilevel"/>
    <w:tmpl w:val="1A12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CC5972"/>
    <w:multiLevelType w:val="multilevel"/>
    <w:tmpl w:val="7F8E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4F3693"/>
    <w:multiLevelType w:val="multilevel"/>
    <w:tmpl w:val="A9862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3F43D3"/>
    <w:multiLevelType w:val="multilevel"/>
    <w:tmpl w:val="613A5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687DA4"/>
    <w:multiLevelType w:val="multilevel"/>
    <w:tmpl w:val="91CE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0D51C5"/>
    <w:multiLevelType w:val="multilevel"/>
    <w:tmpl w:val="819A8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305A5E"/>
    <w:multiLevelType w:val="multilevel"/>
    <w:tmpl w:val="2D6C0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053DE4"/>
    <w:multiLevelType w:val="hybridMultilevel"/>
    <w:tmpl w:val="4A7281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6F1130F1"/>
    <w:multiLevelType w:val="hybridMultilevel"/>
    <w:tmpl w:val="8B3C1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3166929"/>
    <w:multiLevelType w:val="multilevel"/>
    <w:tmpl w:val="256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820EF"/>
    <w:multiLevelType w:val="multilevel"/>
    <w:tmpl w:val="48AE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EA6064"/>
    <w:multiLevelType w:val="multilevel"/>
    <w:tmpl w:val="3A78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ED4FA5"/>
    <w:multiLevelType w:val="multilevel"/>
    <w:tmpl w:val="7A9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80611D"/>
    <w:multiLevelType w:val="multilevel"/>
    <w:tmpl w:val="9EF0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7A03FF"/>
    <w:multiLevelType w:val="multilevel"/>
    <w:tmpl w:val="D4E4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8338BB"/>
    <w:multiLevelType w:val="multilevel"/>
    <w:tmpl w:val="468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8F653D"/>
    <w:multiLevelType w:val="multilevel"/>
    <w:tmpl w:val="51C8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6223DE"/>
    <w:multiLevelType w:val="multilevel"/>
    <w:tmpl w:val="6346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159556">
    <w:abstractNumId w:val="8"/>
  </w:num>
  <w:num w:numId="2" w16cid:durableId="2139489640">
    <w:abstractNumId w:val="6"/>
  </w:num>
  <w:num w:numId="3" w16cid:durableId="2006471239">
    <w:abstractNumId w:val="5"/>
  </w:num>
  <w:num w:numId="4" w16cid:durableId="1402363817">
    <w:abstractNumId w:val="4"/>
  </w:num>
  <w:num w:numId="5" w16cid:durableId="717822636">
    <w:abstractNumId w:val="7"/>
  </w:num>
  <w:num w:numId="6" w16cid:durableId="401762171">
    <w:abstractNumId w:val="3"/>
  </w:num>
  <w:num w:numId="7" w16cid:durableId="125584937">
    <w:abstractNumId w:val="2"/>
  </w:num>
  <w:num w:numId="8" w16cid:durableId="1372731397">
    <w:abstractNumId w:val="1"/>
  </w:num>
  <w:num w:numId="9" w16cid:durableId="622998374">
    <w:abstractNumId w:val="0"/>
  </w:num>
  <w:num w:numId="10" w16cid:durableId="274753560">
    <w:abstractNumId w:val="11"/>
  </w:num>
  <w:num w:numId="11" w16cid:durableId="1113788738">
    <w:abstractNumId w:val="62"/>
  </w:num>
  <w:num w:numId="12" w16cid:durableId="1416394307">
    <w:abstractNumId w:val="10"/>
  </w:num>
  <w:num w:numId="13" w16cid:durableId="1832213899">
    <w:abstractNumId w:val="60"/>
  </w:num>
  <w:num w:numId="14" w16cid:durableId="2045591668">
    <w:abstractNumId w:val="50"/>
  </w:num>
  <w:num w:numId="15" w16cid:durableId="1904366686">
    <w:abstractNumId w:val="61"/>
  </w:num>
  <w:num w:numId="16" w16cid:durableId="144010845">
    <w:abstractNumId w:val="36"/>
  </w:num>
  <w:num w:numId="17" w16cid:durableId="1251547133">
    <w:abstractNumId w:val="17"/>
  </w:num>
  <w:num w:numId="18" w16cid:durableId="1444571365">
    <w:abstractNumId w:val="54"/>
  </w:num>
  <w:num w:numId="19" w16cid:durableId="409273961">
    <w:abstractNumId w:val="22"/>
  </w:num>
  <w:num w:numId="20" w16cid:durableId="1504738498">
    <w:abstractNumId w:val="59"/>
  </w:num>
  <w:num w:numId="21" w16cid:durableId="1441948804">
    <w:abstractNumId w:val="69"/>
  </w:num>
  <w:num w:numId="22" w16cid:durableId="2130856336">
    <w:abstractNumId w:val="31"/>
  </w:num>
  <w:num w:numId="23" w16cid:durableId="854079194">
    <w:abstractNumId w:val="68"/>
  </w:num>
  <w:num w:numId="24" w16cid:durableId="873466720">
    <w:abstractNumId w:val="23"/>
  </w:num>
  <w:num w:numId="25" w16cid:durableId="77480285">
    <w:abstractNumId w:val="20"/>
  </w:num>
  <w:num w:numId="26" w16cid:durableId="188955066">
    <w:abstractNumId w:val="49"/>
  </w:num>
  <w:num w:numId="27" w16cid:durableId="1380856313">
    <w:abstractNumId w:val="51"/>
  </w:num>
  <w:num w:numId="28" w16cid:durableId="1799257080">
    <w:abstractNumId w:val="47"/>
  </w:num>
  <w:num w:numId="29" w16cid:durableId="593365652">
    <w:abstractNumId w:val="26"/>
  </w:num>
  <w:num w:numId="30" w16cid:durableId="1404177710">
    <w:abstractNumId w:val="19"/>
  </w:num>
  <w:num w:numId="31" w16cid:durableId="369113941">
    <w:abstractNumId w:val="55"/>
  </w:num>
  <w:num w:numId="32" w16cid:durableId="1189565279">
    <w:abstractNumId w:val="39"/>
  </w:num>
  <w:num w:numId="33" w16cid:durableId="2005937778">
    <w:abstractNumId w:val="30"/>
  </w:num>
  <w:num w:numId="34" w16cid:durableId="865678487">
    <w:abstractNumId w:val="13"/>
  </w:num>
  <w:num w:numId="35" w16cid:durableId="1649817334">
    <w:abstractNumId w:val="32"/>
  </w:num>
  <w:num w:numId="36" w16cid:durableId="1484350479">
    <w:abstractNumId w:val="35"/>
  </w:num>
  <w:num w:numId="37" w16cid:durableId="215514874">
    <w:abstractNumId w:val="48"/>
  </w:num>
  <w:num w:numId="38" w16cid:durableId="618150655">
    <w:abstractNumId w:val="38"/>
  </w:num>
  <w:num w:numId="39" w16cid:durableId="1714423259">
    <w:abstractNumId w:val="14"/>
  </w:num>
  <w:num w:numId="40" w16cid:durableId="580529148">
    <w:abstractNumId w:val="42"/>
  </w:num>
  <w:num w:numId="41" w16cid:durableId="983050779">
    <w:abstractNumId w:val="34"/>
  </w:num>
  <w:num w:numId="42" w16cid:durableId="135149367">
    <w:abstractNumId w:val="29"/>
  </w:num>
  <w:num w:numId="43" w16cid:durableId="1526287618">
    <w:abstractNumId w:val="65"/>
  </w:num>
  <w:num w:numId="44" w16cid:durableId="21251298">
    <w:abstractNumId w:val="41"/>
  </w:num>
  <w:num w:numId="45" w16cid:durableId="632322378">
    <w:abstractNumId w:val="28"/>
  </w:num>
  <w:num w:numId="46" w16cid:durableId="1981644247">
    <w:abstractNumId w:val="66"/>
  </w:num>
  <w:num w:numId="47" w16cid:durableId="1530291771">
    <w:abstractNumId w:val="64"/>
  </w:num>
  <w:num w:numId="48" w16cid:durableId="1072047813">
    <w:abstractNumId w:val="37"/>
  </w:num>
  <w:num w:numId="49" w16cid:durableId="1345933139">
    <w:abstractNumId w:val="27"/>
  </w:num>
  <w:num w:numId="50" w16cid:durableId="1152016224">
    <w:abstractNumId w:val="70"/>
  </w:num>
  <w:num w:numId="51" w16cid:durableId="845294020">
    <w:abstractNumId w:val="16"/>
  </w:num>
  <w:num w:numId="52" w16cid:durableId="1686058050">
    <w:abstractNumId w:val="15"/>
  </w:num>
  <w:num w:numId="53" w16cid:durableId="1490369155">
    <w:abstractNumId w:val="18"/>
  </w:num>
  <w:num w:numId="54" w16cid:durableId="1981036363">
    <w:abstractNumId w:val="58"/>
  </w:num>
  <w:num w:numId="55" w16cid:durableId="512495775">
    <w:abstractNumId w:val="63"/>
  </w:num>
  <w:num w:numId="56" w16cid:durableId="1205602904">
    <w:abstractNumId w:val="44"/>
  </w:num>
  <w:num w:numId="57" w16cid:durableId="1286346718">
    <w:abstractNumId w:val="12"/>
  </w:num>
  <w:num w:numId="58" w16cid:durableId="356740092">
    <w:abstractNumId w:val="53"/>
  </w:num>
  <w:num w:numId="59" w16cid:durableId="550963829">
    <w:abstractNumId w:val="57"/>
  </w:num>
  <w:num w:numId="60" w16cid:durableId="1204831128">
    <w:abstractNumId w:val="45"/>
  </w:num>
  <w:num w:numId="61" w16cid:durableId="1118110541">
    <w:abstractNumId w:val="52"/>
  </w:num>
  <w:num w:numId="62" w16cid:durableId="938635069">
    <w:abstractNumId w:val="40"/>
  </w:num>
  <w:num w:numId="63" w16cid:durableId="1963536993">
    <w:abstractNumId w:val="43"/>
  </w:num>
  <w:num w:numId="64" w16cid:durableId="1416442296">
    <w:abstractNumId w:val="67"/>
  </w:num>
  <w:num w:numId="65" w16cid:durableId="912159174">
    <w:abstractNumId w:val="21"/>
  </w:num>
  <w:num w:numId="66" w16cid:durableId="1671911857">
    <w:abstractNumId w:val="25"/>
  </w:num>
  <w:num w:numId="67" w16cid:durableId="391739424">
    <w:abstractNumId w:val="24"/>
  </w:num>
  <w:num w:numId="68" w16cid:durableId="776490174">
    <w:abstractNumId w:val="33"/>
  </w:num>
  <w:num w:numId="69" w16cid:durableId="647826092">
    <w:abstractNumId w:val="46"/>
  </w:num>
  <w:num w:numId="70" w16cid:durableId="1902867028">
    <w:abstractNumId w:val="9"/>
  </w:num>
  <w:num w:numId="71" w16cid:durableId="15303392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F32"/>
    <w:rsid w:val="00034616"/>
    <w:rsid w:val="0006063C"/>
    <w:rsid w:val="00081BB8"/>
    <w:rsid w:val="00097E2A"/>
    <w:rsid w:val="000A4118"/>
    <w:rsid w:val="000E4B71"/>
    <w:rsid w:val="001114B7"/>
    <w:rsid w:val="00137266"/>
    <w:rsid w:val="0015074B"/>
    <w:rsid w:val="001B6141"/>
    <w:rsid w:val="001C3364"/>
    <w:rsid w:val="00273AFD"/>
    <w:rsid w:val="0029639D"/>
    <w:rsid w:val="002A2211"/>
    <w:rsid w:val="002D3D6A"/>
    <w:rsid w:val="00302852"/>
    <w:rsid w:val="00326F90"/>
    <w:rsid w:val="00363612"/>
    <w:rsid w:val="00390ED1"/>
    <w:rsid w:val="004162DE"/>
    <w:rsid w:val="00442C95"/>
    <w:rsid w:val="00444409"/>
    <w:rsid w:val="004943EA"/>
    <w:rsid w:val="004C7E7E"/>
    <w:rsid w:val="005244A3"/>
    <w:rsid w:val="005C1AF8"/>
    <w:rsid w:val="005D1F7D"/>
    <w:rsid w:val="00652D6D"/>
    <w:rsid w:val="00656B59"/>
    <w:rsid w:val="00700FC9"/>
    <w:rsid w:val="00897326"/>
    <w:rsid w:val="008C4877"/>
    <w:rsid w:val="00940536"/>
    <w:rsid w:val="00A509A9"/>
    <w:rsid w:val="00A933B1"/>
    <w:rsid w:val="00AA1D8D"/>
    <w:rsid w:val="00AE1E27"/>
    <w:rsid w:val="00B17987"/>
    <w:rsid w:val="00B47730"/>
    <w:rsid w:val="00BB7EC9"/>
    <w:rsid w:val="00BC6505"/>
    <w:rsid w:val="00BD216B"/>
    <w:rsid w:val="00C23D3F"/>
    <w:rsid w:val="00CB0664"/>
    <w:rsid w:val="00D40D74"/>
    <w:rsid w:val="00D5167E"/>
    <w:rsid w:val="00DA1500"/>
    <w:rsid w:val="00DA2E20"/>
    <w:rsid w:val="00E718E3"/>
    <w:rsid w:val="00EB7C0D"/>
    <w:rsid w:val="00FC693F"/>
    <w:rsid w:val="00FD1D2F"/>
    <w:rsid w:val="00FF0D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1002E5"/>
  <w14:defaultImageDpi w14:val="300"/>
  <w15:docId w15:val="{0E8DEF13-6910-444B-9BB3-F5316A36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3B1"/>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40536"/>
    <w:rPr>
      <w:color w:val="0000FF" w:themeColor="hyperlink"/>
      <w:u w:val="single"/>
    </w:rPr>
  </w:style>
  <w:style w:type="character" w:styleId="UnresolvedMention">
    <w:name w:val="Unresolved Mention"/>
    <w:basedOn w:val="DefaultParagraphFont"/>
    <w:uiPriority w:val="99"/>
    <w:semiHidden/>
    <w:unhideWhenUsed/>
    <w:rsid w:val="00940536"/>
    <w:rPr>
      <w:color w:val="605E5C"/>
      <w:shd w:val="clear" w:color="auto" w:fill="E1DFDD"/>
    </w:rPr>
  </w:style>
  <w:style w:type="character" w:styleId="FollowedHyperlink">
    <w:name w:val="FollowedHyperlink"/>
    <w:basedOn w:val="DefaultParagraphFont"/>
    <w:uiPriority w:val="99"/>
    <w:semiHidden/>
    <w:unhideWhenUsed/>
    <w:rsid w:val="00940536"/>
    <w:rPr>
      <w:color w:val="800080" w:themeColor="followedHyperlink"/>
      <w:u w:val="single"/>
    </w:rPr>
  </w:style>
  <w:style w:type="character" w:styleId="HTMLCode">
    <w:name w:val="HTML Code"/>
    <w:basedOn w:val="DefaultParagraphFont"/>
    <w:uiPriority w:val="99"/>
    <w:semiHidden/>
    <w:unhideWhenUsed/>
    <w:rsid w:val="00A509A9"/>
    <w:rPr>
      <w:rFonts w:ascii="Courier New" w:eastAsia="Times New Roman" w:hAnsi="Courier New" w:cs="Courier New"/>
      <w:sz w:val="20"/>
      <w:szCs w:val="20"/>
    </w:rPr>
  </w:style>
  <w:style w:type="paragraph" w:customStyle="1" w:styleId="break-words">
    <w:name w:val="break-words"/>
    <w:basedOn w:val="Normal"/>
    <w:rsid w:val="00D5167E"/>
    <w:pPr>
      <w:spacing w:before="100" w:beforeAutospacing="1" w:after="100" w:afterAutospacing="1"/>
    </w:pPr>
  </w:style>
  <w:style w:type="character" w:customStyle="1" w:styleId="text-sm">
    <w:name w:val="text-sm"/>
    <w:basedOn w:val="DefaultParagraphFont"/>
    <w:rsid w:val="00D5167E"/>
  </w:style>
  <w:style w:type="character" w:customStyle="1" w:styleId="font-mono">
    <w:name w:val="font-mono"/>
    <w:basedOn w:val="DefaultParagraphFont"/>
    <w:rsid w:val="00700FC9"/>
  </w:style>
  <w:style w:type="character" w:customStyle="1" w:styleId="hidden">
    <w:name w:val="hidden"/>
    <w:basedOn w:val="DefaultParagraphFont"/>
    <w:rsid w:val="00700FC9"/>
  </w:style>
  <w:style w:type="character" w:customStyle="1" w:styleId="katex-mathml">
    <w:name w:val="katex-mathml"/>
    <w:basedOn w:val="DefaultParagraphFont"/>
    <w:rsid w:val="00700FC9"/>
  </w:style>
  <w:style w:type="character" w:customStyle="1" w:styleId="mord">
    <w:name w:val="mord"/>
    <w:basedOn w:val="DefaultParagraphFont"/>
    <w:rsid w:val="00700FC9"/>
  </w:style>
  <w:style w:type="character" w:customStyle="1" w:styleId="mopen">
    <w:name w:val="mopen"/>
    <w:basedOn w:val="DefaultParagraphFont"/>
    <w:rsid w:val="00700FC9"/>
  </w:style>
  <w:style w:type="character" w:customStyle="1" w:styleId="mclose">
    <w:name w:val="mclose"/>
    <w:basedOn w:val="DefaultParagraphFont"/>
    <w:rsid w:val="00700FC9"/>
  </w:style>
  <w:style w:type="character" w:customStyle="1" w:styleId="mrel">
    <w:name w:val="mrel"/>
    <w:basedOn w:val="DefaultParagraphFont"/>
    <w:rsid w:val="00700FC9"/>
  </w:style>
  <w:style w:type="character" w:customStyle="1" w:styleId="vlist-s">
    <w:name w:val="vlist-s"/>
    <w:basedOn w:val="DefaultParagraphFont"/>
    <w:rsid w:val="00700FC9"/>
  </w:style>
  <w:style w:type="character" w:customStyle="1" w:styleId="mop">
    <w:name w:val="mop"/>
    <w:basedOn w:val="DefaultParagraphFont"/>
    <w:rsid w:val="00700FC9"/>
  </w:style>
  <w:style w:type="character" w:customStyle="1" w:styleId="delimsizing">
    <w:name w:val="delimsizing"/>
    <w:basedOn w:val="DefaultParagraphFont"/>
    <w:rsid w:val="00700FC9"/>
  </w:style>
  <w:style w:type="character" w:customStyle="1" w:styleId="mbin">
    <w:name w:val="mbin"/>
    <w:basedOn w:val="DefaultParagraphFont"/>
    <w:rsid w:val="00700FC9"/>
  </w:style>
  <w:style w:type="character" w:customStyle="1" w:styleId="mpunct">
    <w:name w:val="mpunct"/>
    <w:basedOn w:val="DefaultParagraphFont"/>
    <w:rsid w:val="00700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99497">
      <w:bodyDiv w:val="1"/>
      <w:marLeft w:val="0"/>
      <w:marRight w:val="0"/>
      <w:marTop w:val="0"/>
      <w:marBottom w:val="0"/>
      <w:divBdr>
        <w:top w:val="none" w:sz="0" w:space="0" w:color="auto"/>
        <w:left w:val="none" w:sz="0" w:space="0" w:color="auto"/>
        <w:bottom w:val="none" w:sz="0" w:space="0" w:color="auto"/>
        <w:right w:val="none" w:sz="0" w:space="0" w:color="auto"/>
      </w:divBdr>
      <w:divsChild>
        <w:div w:id="1371346806">
          <w:marLeft w:val="0"/>
          <w:marRight w:val="0"/>
          <w:marTop w:val="0"/>
          <w:marBottom w:val="0"/>
          <w:divBdr>
            <w:top w:val="none" w:sz="0" w:space="0" w:color="auto"/>
            <w:left w:val="none" w:sz="0" w:space="0" w:color="auto"/>
            <w:bottom w:val="none" w:sz="0" w:space="0" w:color="auto"/>
            <w:right w:val="none" w:sz="0" w:space="0" w:color="auto"/>
          </w:divBdr>
        </w:div>
      </w:divsChild>
    </w:div>
    <w:div w:id="202912126">
      <w:bodyDiv w:val="1"/>
      <w:marLeft w:val="0"/>
      <w:marRight w:val="0"/>
      <w:marTop w:val="0"/>
      <w:marBottom w:val="0"/>
      <w:divBdr>
        <w:top w:val="none" w:sz="0" w:space="0" w:color="auto"/>
        <w:left w:val="none" w:sz="0" w:space="0" w:color="auto"/>
        <w:bottom w:val="none" w:sz="0" w:space="0" w:color="auto"/>
        <w:right w:val="none" w:sz="0" w:space="0" w:color="auto"/>
      </w:divBdr>
      <w:divsChild>
        <w:div w:id="1136677557">
          <w:marLeft w:val="0"/>
          <w:marRight w:val="0"/>
          <w:marTop w:val="0"/>
          <w:marBottom w:val="0"/>
          <w:divBdr>
            <w:top w:val="none" w:sz="0" w:space="0" w:color="auto"/>
            <w:left w:val="none" w:sz="0" w:space="0" w:color="auto"/>
            <w:bottom w:val="none" w:sz="0" w:space="0" w:color="auto"/>
            <w:right w:val="none" w:sz="0" w:space="0" w:color="auto"/>
          </w:divBdr>
        </w:div>
      </w:divsChild>
    </w:div>
    <w:div w:id="241960047">
      <w:bodyDiv w:val="1"/>
      <w:marLeft w:val="0"/>
      <w:marRight w:val="0"/>
      <w:marTop w:val="0"/>
      <w:marBottom w:val="0"/>
      <w:divBdr>
        <w:top w:val="none" w:sz="0" w:space="0" w:color="auto"/>
        <w:left w:val="none" w:sz="0" w:space="0" w:color="auto"/>
        <w:bottom w:val="none" w:sz="0" w:space="0" w:color="auto"/>
        <w:right w:val="none" w:sz="0" w:space="0" w:color="auto"/>
      </w:divBdr>
      <w:divsChild>
        <w:div w:id="920796571">
          <w:marLeft w:val="0"/>
          <w:marRight w:val="0"/>
          <w:marTop w:val="0"/>
          <w:marBottom w:val="0"/>
          <w:divBdr>
            <w:top w:val="none" w:sz="0" w:space="0" w:color="auto"/>
            <w:left w:val="none" w:sz="0" w:space="0" w:color="auto"/>
            <w:bottom w:val="none" w:sz="0" w:space="0" w:color="auto"/>
            <w:right w:val="none" w:sz="0" w:space="0" w:color="auto"/>
          </w:divBdr>
          <w:divsChild>
            <w:div w:id="582031107">
              <w:marLeft w:val="0"/>
              <w:marRight w:val="0"/>
              <w:marTop w:val="0"/>
              <w:marBottom w:val="0"/>
              <w:divBdr>
                <w:top w:val="none" w:sz="0" w:space="0" w:color="auto"/>
                <w:left w:val="none" w:sz="0" w:space="0" w:color="auto"/>
                <w:bottom w:val="none" w:sz="0" w:space="0" w:color="auto"/>
                <w:right w:val="none" w:sz="0" w:space="0" w:color="auto"/>
              </w:divBdr>
              <w:divsChild>
                <w:div w:id="1044670082">
                  <w:marLeft w:val="0"/>
                  <w:marRight w:val="0"/>
                  <w:marTop w:val="0"/>
                  <w:marBottom w:val="0"/>
                  <w:divBdr>
                    <w:top w:val="none" w:sz="0" w:space="0" w:color="auto"/>
                    <w:left w:val="none" w:sz="0" w:space="0" w:color="auto"/>
                    <w:bottom w:val="none" w:sz="0" w:space="0" w:color="auto"/>
                    <w:right w:val="none" w:sz="0" w:space="0" w:color="auto"/>
                  </w:divBdr>
                  <w:divsChild>
                    <w:div w:id="1221095261">
                      <w:marLeft w:val="0"/>
                      <w:marRight w:val="0"/>
                      <w:marTop w:val="0"/>
                      <w:marBottom w:val="0"/>
                      <w:divBdr>
                        <w:top w:val="none" w:sz="0" w:space="0" w:color="auto"/>
                        <w:left w:val="none" w:sz="0" w:space="0" w:color="auto"/>
                        <w:bottom w:val="none" w:sz="0" w:space="0" w:color="auto"/>
                        <w:right w:val="none" w:sz="0" w:space="0" w:color="auto"/>
                      </w:divBdr>
                    </w:div>
                    <w:div w:id="1415737463">
                      <w:marLeft w:val="0"/>
                      <w:marRight w:val="0"/>
                      <w:marTop w:val="0"/>
                      <w:marBottom w:val="0"/>
                      <w:divBdr>
                        <w:top w:val="none" w:sz="0" w:space="0" w:color="auto"/>
                        <w:left w:val="none" w:sz="0" w:space="0" w:color="auto"/>
                        <w:bottom w:val="none" w:sz="0" w:space="0" w:color="auto"/>
                        <w:right w:val="none" w:sz="0" w:space="0" w:color="auto"/>
                      </w:divBdr>
                      <w:divsChild>
                        <w:div w:id="2056393094">
                          <w:marLeft w:val="0"/>
                          <w:marRight w:val="0"/>
                          <w:marTop w:val="0"/>
                          <w:marBottom w:val="0"/>
                          <w:divBdr>
                            <w:top w:val="none" w:sz="0" w:space="0" w:color="auto"/>
                            <w:left w:val="none" w:sz="0" w:space="0" w:color="auto"/>
                            <w:bottom w:val="none" w:sz="0" w:space="0" w:color="auto"/>
                            <w:right w:val="none" w:sz="0" w:space="0" w:color="auto"/>
                          </w:divBdr>
                        </w:div>
                      </w:divsChild>
                    </w:div>
                    <w:div w:id="10522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9716">
              <w:marLeft w:val="0"/>
              <w:marRight w:val="0"/>
              <w:marTop w:val="0"/>
              <w:marBottom w:val="0"/>
              <w:divBdr>
                <w:top w:val="none" w:sz="0" w:space="0" w:color="auto"/>
                <w:left w:val="none" w:sz="0" w:space="0" w:color="auto"/>
                <w:bottom w:val="none" w:sz="0" w:space="0" w:color="auto"/>
                <w:right w:val="none" w:sz="0" w:space="0" w:color="auto"/>
              </w:divBdr>
              <w:divsChild>
                <w:div w:id="605968229">
                  <w:marLeft w:val="0"/>
                  <w:marRight w:val="0"/>
                  <w:marTop w:val="0"/>
                  <w:marBottom w:val="0"/>
                  <w:divBdr>
                    <w:top w:val="none" w:sz="0" w:space="0" w:color="auto"/>
                    <w:left w:val="none" w:sz="0" w:space="0" w:color="auto"/>
                    <w:bottom w:val="none" w:sz="0" w:space="0" w:color="auto"/>
                    <w:right w:val="none" w:sz="0" w:space="0" w:color="auto"/>
                  </w:divBdr>
                  <w:divsChild>
                    <w:div w:id="1268123796">
                      <w:marLeft w:val="0"/>
                      <w:marRight w:val="0"/>
                      <w:marTop w:val="0"/>
                      <w:marBottom w:val="0"/>
                      <w:divBdr>
                        <w:top w:val="none" w:sz="0" w:space="0" w:color="auto"/>
                        <w:left w:val="none" w:sz="0" w:space="0" w:color="auto"/>
                        <w:bottom w:val="none" w:sz="0" w:space="0" w:color="auto"/>
                        <w:right w:val="none" w:sz="0" w:space="0" w:color="auto"/>
                      </w:divBdr>
                    </w:div>
                    <w:div w:id="1054233095">
                      <w:marLeft w:val="0"/>
                      <w:marRight w:val="0"/>
                      <w:marTop w:val="0"/>
                      <w:marBottom w:val="0"/>
                      <w:divBdr>
                        <w:top w:val="none" w:sz="0" w:space="0" w:color="auto"/>
                        <w:left w:val="none" w:sz="0" w:space="0" w:color="auto"/>
                        <w:bottom w:val="none" w:sz="0" w:space="0" w:color="auto"/>
                        <w:right w:val="none" w:sz="0" w:space="0" w:color="auto"/>
                      </w:divBdr>
                      <w:divsChild>
                        <w:div w:id="513305773">
                          <w:marLeft w:val="0"/>
                          <w:marRight w:val="0"/>
                          <w:marTop w:val="0"/>
                          <w:marBottom w:val="0"/>
                          <w:divBdr>
                            <w:top w:val="none" w:sz="0" w:space="0" w:color="auto"/>
                            <w:left w:val="none" w:sz="0" w:space="0" w:color="auto"/>
                            <w:bottom w:val="none" w:sz="0" w:space="0" w:color="auto"/>
                            <w:right w:val="none" w:sz="0" w:space="0" w:color="auto"/>
                          </w:divBdr>
                        </w:div>
                      </w:divsChild>
                    </w:div>
                    <w:div w:id="18880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4533">
              <w:marLeft w:val="0"/>
              <w:marRight w:val="0"/>
              <w:marTop w:val="0"/>
              <w:marBottom w:val="0"/>
              <w:divBdr>
                <w:top w:val="none" w:sz="0" w:space="0" w:color="auto"/>
                <w:left w:val="none" w:sz="0" w:space="0" w:color="auto"/>
                <w:bottom w:val="none" w:sz="0" w:space="0" w:color="auto"/>
                <w:right w:val="none" w:sz="0" w:space="0" w:color="auto"/>
              </w:divBdr>
              <w:divsChild>
                <w:div w:id="378675779">
                  <w:marLeft w:val="0"/>
                  <w:marRight w:val="0"/>
                  <w:marTop w:val="0"/>
                  <w:marBottom w:val="0"/>
                  <w:divBdr>
                    <w:top w:val="none" w:sz="0" w:space="0" w:color="auto"/>
                    <w:left w:val="none" w:sz="0" w:space="0" w:color="auto"/>
                    <w:bottom w:val="none" w:sz="0" w:space="0" w:color="auto"/>
                    <w:right w:val="none" w:sz="0" w:space="0" w:color="auto"/>
                  </w:divBdr>
                  <w:divsChild>
                    <w:div w:id="963998619">
                      <w:marLeft w:val="0"/>
                      <w:marRight w:val="0"/>
                      <w:marTop w:val="0"/>
                      <w:marBottom w:val="0"/>
                      <w:divBdr>
                        <w:top w:val="none" w:sz="0" w:space="0" w:color="auto"/>
                        <w:left w:val="none" w:sz="0" w:space="0" w:color="auto"/>
                        <w:bottom w:val="none" w:sz="0" w:space="0" w:color="auto"/>
                        <w:right w:val="none" w:sz="0" w:space="0" w:color="auto"/>
                      </w:divBdr>
                    </w:div>
                    <w:div w:id="671831745">
                      <w:marLeft w:val="0"/>
                      <w:marRight w:val="0"/>
                      <w:marTop w:val="0"/>
                      <w:marBottom w:val="0"/>
                      <w:divBdr>
                        <w:top w:val="none" w:sz="0" w:space="0" w:color="auto"/>
                        <w:left w:val="none" w:sz="0" w:space="0" w:color="auto"/>
                        <w:bottom w:val="none" w:sz="0" w:space="0" w:color="auto"/>
                        <w:right w:val="none" w:sz="0" w:space="0" w:color="auto"/>
                      </w:divBdr>
                      <w:divsChild>
                        <w:div w:id="470682285">
                          <w:marLeft w:val="0"/>
                          <w:marRight w:val="0"/>
                          <w:marTop w:val="0"/>
                          <w:marBottom w:val="0"/>
                          <w:divBdr>
                            <w:top w:val="none" w:sz="0" w:space="0" w:color="auto"/>
                            <w:left w:val="none" w:sz="0" w:space="0" w:color="auto"/>
                            <w:bottom w:val="none" w:sz="0" w:space="0" w:color="auto"/>
                            <w:right w:val="none" w:sz="0" w:space="0" w:color="auto"/>
                          </w:divBdr>
                        </w:div>
                      </w:divsChild>
                    </w:div>
                    <w:div w:id="13012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7791">
              <w:marLeft w:val="0"/>
              <w:marRight w:val="0"/>
              <w:marTop w:val="0"/>
              <w:marBottom w:val="0"/>
              <w:divBdr>
                <w:top w:val="none" w:sz="0" w:space="0" w:color="auto"/>
                <w:left w:val="none" w:sz="0" w:space="0" w:color="auto"/>
                <w:bottom w:val="none" w:sz="0" w:space="0" w:color="auto"/>
                <w:right w:val="none" w:sz="0" w:space="0" w:color="auto"/>
              </w:divBdr>
              <w:divsChild>
                <w:div w:id="1103301212">
                  <w:marLeft w:val="0"/>
                  <w:marRight w:val="0"/>
                  <w:marTop w:val="0"/>
                  <w:marBottom w:val="0"/>
                  <w:divBdr>
                    <w:top w:val="none" w:sz="0" w:space="0" w:color="auto"/>
                    <w:left w:val="none" w:sz="0" w:space="0" w:color="auto"/>
                    <w:bottom w:val="none" w:sz="0" w:space="0" w:color="auto"/>
                    <w:right w:val="none" w:sz="0" w:space="0" w:color="auto"/>
                  </w:divBdr>
                  <w:divsChild>
                    <w:div w:id="1424497916">
                      <w:marLeft w:val="0"/>
                      <w:marRight w:val="0"/>
                      <w:marTop w:val="0"/>
                      <w:marBottom w:val="0"/>
                      <w:divBdr>
                        <w:top w:val="none" w:sz="0" w:space="0" w:color="auto"/>
                        <w:left w:val="none" w:sz="0" w:space="0" w:color="auto"/>
                        <w:bottom w:val="none" w:sz="0" w:space="0" w:color="auto"/>
                        <w:right w:val="none" w:sz="0" w:space="0" w:color="auto"/>
                      </w:divBdr>
                    </w:div>
                    <w:div w:id="592520568">
                      <w:marLeft w:val="0"/>
                      <w:marRight w:val="0"/>
                      <w:marTop w:val="0"/>
                      <w:marBottom w:val="0"/>
                      <w:divBdr>
                        <w:top w:val="none" w:sz="0" w:space="0" w:color="auto"/>
                        <w:left w:val="none" w:sz="0" w:space="0" w:color="auto"/>
                        <w:bottom w:val="none" w:sz="0" w:space="0" w:color="auto"/>
                        <w:right w:val="none" w:sz="0" w:space="0" w:color="auto"/>
                      </w:divBdr>
                      <w:divsChild>
                        <w:div w:id="2110466135">
                          <w:marLeft w:val="0"/>
                          <w:marRight w:val="0"/>
                          <w:marTop w:val="0"/>
                          <w:marBottom w:val="0"/>
                          <w:divBdr>
                            <w:top w:val="none" w:sz="0" w:space="0" w:color="auto"/>
                            <w:left w:val="none" w:sz="0" w:space="0" w:color="auto"/>
                            <w:bottom w:val="none" w:sz="0" w:space="0" w:color="auto"/>
                            <w:right w:val="none" w:sz="0" w:space="0" w:color="auto"/>
                          </w:divBdr>
                        </w:div>
                      </w:divsChild>
                    </w:div>
                    <w:div w:id="49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9647">
              <w:marLeft w:val="0"/>
              <w:marRight w:val="0"/>
              <w:marTop w:val="0"/>
              <w:marBottom w:val="0"/>
              <w:divBdr>
                <w:top w:val="none" w:sz="0" w:space="0" w:color="auto"/>
                <w:left w:val="none" w:sz="0" w:space="0" w:color="auto"/>
                <w:bottom w:val="none" w:sz="0" w:space="0" w:color="auto"/>
                <w:right w:val="none" w:sz="0" w:space="0" w:color="auto"/>
              </w:divBdr>
              <w:divsChild>
                <w:div w:id="1418671951">
                  <w:marLeft w:val="0"/>
                  <w:marRight w:val="0"/>
                  <w:marTop w:val="0"/>
                  <w:marBottom w:val="0"/>
                  <w:divBdr>
                    <w:top w:val="none" w:sz="0" w:space="0" w:color="auto"/>
                    <w:left w:val="none" w:sz="0" w:space="0" w:color="auto"/>
                    <w:bottom w:val="none" w:sz="0" w:space="0" w:color="auto"/>
                    <w:right w:val="none" w:sz="0" w:space="0" w:color="auto"/>
                  </w:divBdr>
                  <w:divsChild>
                    <w:div w:id="388920384">
                      <w:marLeft w:val="0"/>
                      <w:marRight w:val="0"/>
                      <w:marTop w:val="0"/>
                      <w:marBottom w:val="0"/>
                      <w:divBdr>
                        <w:top w:val="none" w:sz="0" w:space="0" w:color="auto"/>
                        <w:left w:val="none" w:sz="0" w:space="0" w:color="auto"/>
                        <w:bottom w:val="none" w:sz="0" w:space="0" w:color="auto"/>
                        <w:right w:val="none" w:sz="0" w:space="0" w:color="auto"/>
                      </w:divBdr>
                    </w:div>
                    <w:div w:id="1601445956">
                      <w:marLeft w:val="0"/>
                      <w:marRight w:val="0"/>
                      <w:marTop w:val="0"/>
                      <w:marBottom w:val="0"/>
                      <w:divBdr>
                        <w:top w:val="none" w:sz="0" w:space="0" w:color="auto"/>
                        <w:left w:val="none" w:sz="0" w:space="0" w:color="auto"/>
                        <w:bottom w:val="none" w:sz="0" w:space="0" w:color="auto"/>
                        <w:right w:val="none" w:sz="0" w:space="0" w:color="auto"/>
                      </w:divBdr>
                      <w:divsChild>
                        <w:div w:id="1442259372">
                          <w:marLeft w:val="0"/>
                          <w:marRight w:val="0"/>
                          <w:marTop w:val="0"/>
                          <w:marBottom w:val="0"/>
                          <w:divBdr>
                            <w:top w:val="none" w:sz="0" w:space="0" w:color="auto"/>
                            <w:left w:val="none" w:sz="0" w:space="0" w:color="auto"/>
                            <w:bottom w:val="none" w:sz="0" w:space="0" w:color="auto"/>
                            <w:right w:val="none" w:sz="0" w:space="0" w:color="auto"/>
                          </w:divBdr>
                        </w:div>
                      </w:divsChild>
                    </w:div>
                    <w:div w:id="1927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460910">
      <w:bodyDiv w:val="1"/>
      <w:marLeft w:val="0"/>
      <w:marRight w:val="0"/>
      <w:marTop w:val="0"/>
      <w:marBottom w:val="0"/>
      <w:divBdr>
        <w:top w:val="none" w:sz="0" w:space="0" w:color="auto"/>
        <w:left w:val="none" w:sz="0" w:space="0" w:color="auto"/>
        <w:bottom w:val="none" w:sz="0" w:space="0" w:color="auto"/>
        <w:right w:val="none" w:sz="0" w:space="0" w:color="auto"/>
      </w:divBdr>
      <w:divsChild>
        <w:div w:id="328288014">
          <w:marLeft w:val="0"/>
          <w:marRight w:val="0"/>
          <w:marTop w:val="0"/>
          <w:marBottom w:val="0"/>
          <w:divBdr>
            <w:top w:val="none" w:sz="0" w:space="0" w:color="auto"/>
            <w:left w:val="none" w:sz="0" w:space="0" w:color="auto"/>
            <w:bottom w:val="none" w:sz="0" w:space="0" w:color="auto"/>
            <w:right w:val="none" w:sz="0" w:space="0" w:color="auto"/>
          </w:divBdr>
        </w:div>
      </w:divsChild>
    </w:div>
    <w:div w:id="332613440">
      <w:bodyDiv w:val="1"/>
      <w:marLeft w:val="0"/>
      <w:marRight w:val="0"/>
      <w:marTop w:val="0"/>
      <w:marBottom w:val="0"/>
      <w:divBdr>
        <w:top w:val="none" w:sz="0" w:space="0" w:color="auto"/>
        <w:left w:val="none" w:sz="0" w:space="0" w:color="auto"/>
        <w:bottom w:val="none" w:sz="0" w:space="0" w:color="auto"/>
        <w:right w:val="none" w:sz="0" w:space="0" w:color="auto"/>
      </w:divBdr>
      <w:divsChild>
        <w:div w:id="1434857896">
          <w:marLeft w:val="0"/>
          <w:marRight w:val="0"/>
          <w:marTop w:val="0"/>
          <w:marBottom w:val="0"/>
          <w:divBdr>
            <w:top w:val="none" w:sz="0" w:space="0" w:color="auto"/>
            <w:left w:val="none" w:sz="0" w:space="0" w:color="auto"/>
            <w:bottom w:val="none" w:sz="0" w:space="0" w:color="auto"/>
            <w:right w:val="none" w:sz="0" w:space="0" w:color="auto"/>
          </w:divBdr>
        </w:div>
      </w:divsChild>
    </w:div>
    <w:div w:id="343746605">
      <w:bodyDiv w:val="1"/>
      <w:marLeft w:val="0"/>
      <w:marRight w:val="0"/>
      <w:marTop w:val="0"/>
      <w:marBottom w:val="0"/>
      <w:divBdr>
        <w:top w:val="none" w:sz="0" w:space="0" w:color="auto"/>
        <w:left w:val="none" w:sz="0" w:space="0" w:color="auto"/>
        <w:bottom w:val="none" w:sz="0" w:space="0" w:color="auto"/>
        <w:right w:val="none" w:sz="0" w:space="0" w:color="auto"/>
      </w:divBdr>
    </w:div>
    <w:div w:id="350766477">
      <w:bodyDiv w:val="1"/>
      <w:marLeft w:val="0"/>
      <w:marRight w:val="0"/>
      <w:marTop w:val="0"/>
      <w:marBottom w:val="0"/>
      <w:divBdr>
        <w:top w:val="none" w:sz="0" w:space="0" w:color="auto"/>
        <w:left w:val="none" w:sz="0" w:space="0" w:color="auto"/>
        <w:bottom w:val="none" w:sz="0" w:space="0" w:color="auto"/>
        <w:right w:val="none" w:sz="0" w:space="0" w:color="auto"/>
      </w:divBdr>
      <w:divsChild>
        <w:div w:id="1003818676">
          <w:marLeft w:val="0"/>
          <w:marRight w:val="0"/>
          <w:marTop w:val="0"/>
          <w:marBottom w:val="0"/>
          <w:divBdr>
            <w:top w:val="none" w:sz="0" w:space="0" w:color="auto"/>
            <w:left w:val="none" w:sz="0" w:space="0" w:color="auto"/>
            <w:bottom w:val="none" w:sz="0" w:space="0" w:color="auto"/>
            <w:right w:val="none" w:sz="0" w:space="0" w:color="auto"/>
          </w:divBdr>
        </w:div>
      </w:divsChild>
    </w:div>
    <w:div w:id="354314043">
      <w:bodyDiv w:val="1"/>
      <w:marLeft w:val="0"/>
      <w:marRight w:val="0"/>
      <w:marTop w:val="0"/>
      <w:marBottom w:val="0"/>
      <w:divBdr>
        <w:top w:val="none" w:sz="0" w:space="0" w:color="auto"/>
        <w:left w:val="none" w:sz="0" w:space="0" w:color="auto"/>
        <w:bottom w:val="none" w:sz="0" w:space="0" w:color="auto"/>
        <w:right w:val="none" w:sz="0" w:space="0" w:color="auto"/>
      </w:divBdr>
      <w:divsChild>
        <w:div w:id="558438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21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122336">
      <w:bodyDiv w:val="1"/>
      <w:marLeft w:val="0"/>
      <w:marRight w:val="0"/>
      <w:marTop w:val="0"/>
      <w:marBottom w:val="0"/>
      <w:divBdr>
        <w:top w:val="none" w:sz="0" w:space="0" w:color="auto"/>
        <w:left w:val="none" w:sz="0" w:space="0" w:color="auto"/>
        <w:bottom w:val="none" w:sz="0" w:space="0" w:color="auto"/>
        <w:right w:val="none" w:sz="0" w:space="0" w:color="auto"/>
      </w:divBdr>
      <w:divsChild>
        <w:div w:id="1901165487">
          <w:marLeft w:val="0"/>
          <w:marRight w:val="0"/>
          <w:marTop w:val="0"/>
          <w:marBottom w:val="0"/>
          <w:divBdr>
            <w:top w:val="none" w:sz="0" w:space="0" w:color="auto"/>
            <w:left w:val="none" w:sz="0" w:space="0" w:color="auto"/>
            <w:bottom w:val="none" w:sz="0" w:space="0" w:color="auto"/>
            <w:right w:val="none" w:sz="0" w:space="0" w:color="auto"/>
          </w:divBdr>
        </w:div>
      </w:divsChild>
    </w:div>
    <w:div w:id="414326815">
      <w:bodyDiv w:val="1"/>
      <w:marLeft w:val="0"/>
      <w:marRight w:val="0"/>
      <w:marTop w:val="0"/>
      <w:marBottom w:val="0"/>
      <w:divBdr>
        <w:top w:val="none" w:sz="0" w:space="0" w:color="auto"/>
        <w:left w:val="none" w:sz="0" w:space="0" w:color="auto"/>
        <w:bottom w:val="none" w:sz="0" w:space="0" w:color="auto"/>
        <w:right w:val="none" w:sz="0" w:space="0" w:color="auto"/>
      </w:divBdr>
      <w:divsChild>
        <w:div w:id="1150713108">
          <w:marLeft w:val="0"/>
          <w:marRight w:val="0"/>
          <w:marTop w:val="0"/>
          <w:marBottom w:val="0"/>
          <w:divBdr>
            <w:top w:val="none" w:sz="0" w:space="0" w:color="auto"/>
            <w:left w:val="none" w:sz="0" w:space="0" w:color="auto"/>
            <w:bottom w:val="none" w:sz="0" w:space="0" w:color="auto"/>
            <w:right w:val="none" w:sz="0" w:space="0" w:color="auto"/>
          </w:divBdr>
        </w:div>
      </w:divsChild>
    </w:div>
    <w:div w:id="475925344">
      <w:bodyDiv w:val="1"/>
      <w:marLeft w:val="0"/>
      <w:marRight w:val="0"/>
      <w:marTop w:val="0"/>
      <w:marBottom w:val="0"/>
      <w:divBdr>
        <w:top w:val="none" w:sz="0" w:space="0" w:color="auto"/>
        <w:left w:val="none" w:sz="0" w:space="0" w:color="auto"/>
        <w:bottom w:val="none" w:sz="0" w:space="0" w:color="auto"/>
        <w:right w:val="none" w:sz="0" w:space="0" w:color="auto"/>
      </w:divBdr>
    </w:div>
    <w:div w:id="533618948">
      <w:bodyDiv w:val="1"/>
      <w:marLeft w:val="0"/>
      <w:marRight w:val="0"/>
      <w:marTop w:val="0"/>
      <w:marBottom w:val="0"/>
      <w:divBdr>
        <w:top w:val="none" w:sz="0" w:space="0" w:color="auto"/>
        <w:left w:val="none" w:sz="0" w:space="0" w:color="auto"/>
        <w:bottom w:val="none" w:sz="0" w:space="0" w:color="auto"/>
        <w:right w:val="none" w:sz="0" w:space="0" w:color="auto"/>
      </w:divBdr>
      <w:divsChild>
        <w:div w:id="1189953848">
          <w:marLeft w:val="0"/>
          <w:marRight w:val="0"/>
          <w:marTop w:val="0"/>
          <w:marBottom w:val="0"/>
          <w:divBdr>
            <w:top w:val="none" w:sz="0" w:space="0" w:color="auto"/>
            <w:left w:val="none" w:sz="0" w:space="0" w:color="auto"/>
            <w:bottom w:val="none" w:sz="0" w:space="0" w:color="auto"/>
            <w:right w:val="none" w:sz="0" w:space="0" w:color="auto"/>
          </w:divBdr>
        </w:div>
      </w:divsChild>
    </w:div>
    <w:div w:id="567543210">
      <w:bodyDiv w:val="1"/>
      <w:marLeft w:val="0"/>
      <w:marRight w:val="0"/>
      <w:marTop w:val="0"/>
      <w:marBottom w:val="0"/>
      <w:divBdr>
        <w:top w:val="none" w:sz="0" w:space="0" w:color="auto"/>
        <w:left w:val="none" w:sz="0" w:space="0" w:color="auto"/>
        <w:bottom w:val="none" w:sz="0" w:space="0" w:color="auto"/>
        <w:right w:val="none" w:sz="0" w:space="0" w:color="auto"/>
      </w:divBdr>
      <w:divsChild>
        <w:div w:id="1687555924">
          <w:marLeft w:val="0"/>
          <w:marRight w:val="0"/>
          <w:marTop w:val="0"/>
          <w:marBottom w:val="0"/>
          <w:divBdr>
            <w:top w:val="none" w:sz="0" w:space="0" w:color="auto"/>
            <w:left w:val="none" w:sz="0" w:space="0" w:color="auto"/>
            <w:bottom w:val="none" w:sz="0" w:space="0" w:color="auto"/>
            <w:right w:val="none" w:sz="0" w:space="0" w:color="auto"/>
          </w:divBdr>
        </w:div>
      </w:divsChild>
    </w:div>
    <w:div w:id="603615636">
      <w:bodyDiv w:val="1"/>
      <w:marLeft w:val="0"/>
      <w:marRight w:val="0"/>
      <w:marTop w:val="0"/>
      <w:marBottom w:val="0"/>
      <w:divBdr>
        <w:top w:val="none" w:sz="0" w:space="0" w:color="auto"/>
        <w:left w:val="none" w:sz="0" w:space="0" w:color="auto"/>
        <w:bottom w:val="none" w:sz="0" w:space="0" w:color="auto"/>
        <w:right w:val="none" w:sz="0" w:space="0" w:color="auto"/>
      </w:divBdr>
      <w:divsChild>
        <w:div w:id="433749122">
          <w:marLeft w:val="0"/>
          <w:marRight w:val="0"/>
          <w:marTop w:val="0"/>
          <w:marBottom w:val="0"/>
          <w:divBdr>
            <w:top w:val="none" w:sz="0" w:space="0" w:color="auto"/>
            <w:left w:val="none" w:sz="0" w:space="0" w:color="auto"/>
            <w:bottom w:val="none" w:sz="0" w:space="0" w:color="auto"/>
            <w:right w:val="none" w:sz="0" w:space="0" w:color="auto"/>
          </w:divBdr>
        </w:div>
      </w:divsChild>
    </w:div>
    <w:div w:id="638077774">
      <w:bodyDiv w:val="1"/>
      <w:marLeft w:val="0"/>
      <w:marRight w:val="0"/>
      <w:marTop w:val="0"/>
      <w:marBottom w:val="0"/>
      <w:divBdr>
        <w:top w:val="none" w:sz="0" w:space="0" w:color="auto"/>
        <w:left w:val="none" w:sz="0" w:space="0" w:color="auto"/>
        <w:bottom w:val="none" w:sz="0" w:space="0" w:color="auto"/>
        <w:right w:val="none" w:sz="0" w:space="0" w:color="auto"/>
      </w:divBdr>
      <w:divsChild>
        <w:div w:id="1240020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467945">
      <w:bodyDiv w:val="1"/>
      <w:marLeft w:val="0"/>
      <w:marRight w:val="0"/>
      <w:marTop w:val="0"/>
      <w:marBottom w:val="0"/>
      <w:divBdr>
        <w:top w:val="none" w:sz="0" w:space="0" w:color="auto"/>
        <w:left w:val="none" w:sz="0" w:space="0" w:color="auto"/>
        <w:bottom w:val="none" w:sz="0" w:space="0" w:color="auto"/>
        <w:right w:val="none" w:sz="0" w:space="0" w:color="auto"/>
      </w:divBdr>
      <w:divsChild>
        <w:div w:id="389768600">
          <w:marLeft w:val="0"/>
          <w:marRight w:val="0"/>
          <w:marTop w:val="0"/>
          <w:marBottom w:val="0"/>
          <w:divBdr>
            <w:top w:val="none" w:sz="0" w:space="0" w:color="auto"/>
            <w:left w:val="none" w:sz="0" w:space="0" w:color="auto"/>
            <w:bottom w:val="none" w:sz="0" w:space="0" w:color="auto"/>
            <w:right w:val="none" w:sz="0" w:space="0" w:color="auto"/>
          </w:divBdr>
        </w:div>
      </w:divsChild>
    </w:div>
    <w:div w:id="667947305">
      <w:bodyDiv w:val="1"/>
      <w:marLeft w:val="0"/>
      <w:marRight w:val="0"/>
      <w:marTop w:val="0"/>
      <w:marBottom w:val="0"/>
      <w:divBdr>
        <w:top w:val="none" w:sz="0" w:space="0" w:color="auto"/>
        <w:left w:val="none" w:sz="0" w:space="0" w:color="auto"/>
        <w:bottom w:val="none" w:sz="0" w:space="0" w:color="auto"/>
        <w:right w:val="none" w:sz="0" w:space="0" w:color="auto"/>
      </w:divBdr>
      <w:divsChild>
        <w:div w:id="1342973639">
          <w:marLeft w:val="0"/>
          <w:marRight w:val="0"/>
          <w:marTop w:val="0"/>
          <w:marBottom w:val="0"/>
          <w:divBdr>
            <w:top w:val="none" w:sz="0" w:space="0" w:color="auto"/>
            <w:left w:val="none" w:sz="0" w:space="0" w:color="auto"/>
            <w:bottom w:val="none" w:sz="0" w:space="0" w:color="auto"/>
            <w:right w:val="none" w:sz="0" w:space="0" w:color="auto"/>
          </w:divBdr>
        </w:div>
      </w:divsChild>
    </w:div>
    <w:div w:id="677734237">
      <w:bodyDiv w:val="1"/>
      <w:marLeft w:val="0"/>
      <w:marRight w:val="0"/>
      <w:marTop w:val="0"/>
      <w:marBottom w:val="0"/>
      <w:divBdr>
        <w:top w:val="none" w:sz="0" w:space="0" w:color="auto"/>
        <w:left w:val="none" w:sz="0" w:space="0" w:color="auto"/>
        <w:bottom w:val="none" w:sz="0" w:space="0" w:color="auto"/>
        <w:right w:val="none" w:sz="0" w:space="0" w:color="auto"/>
      </w:divBdr>
      <w:divsChild>
        <w:div w:id="1685017927">
          <w:marLeft w:val="0"/>
          <w:marRight w:val="0"/>
          <w:marTop w:val="0"/>
          <w:marBottom w:val="0"/>
          <w:divBdr>
            <w:top w:val="none" w:sz="0" w:space="0" w:color="auto"/>
            <w:left w:val="none" w:sz="0" w:space="0" w:color="auto"/>
            <w:bottom w:val="none" w:sz="0" w:space="0" w:color="auto"/>
            <w:right w:val="none" w:sz="0" w:space="0" w:color="auto"/>
          </w:divBdr>
        </w:div>
      </w:divsChild>
    </w:div>
    <w:div w:id="703599981">
      <w:bodyDiv w:val="1"/>
      <w:marLeft w:val="0"/>
      <w:marRight w:val="0"/>
      <w:marTop w:val="0"/>
      <w:marBottom w:val="0"/>
      <w:divBdr>
        <w:top w:val="none" w:sz="0" w:space="0" w:color="auto"/>
        <w:left w:val="none" w:sz="0" w:space="0" w:color="auto"/>
        <w:bottom w:val="none" w:sz="0" w:space="0" w:color="auto"/>
        <w:right w:val="none" w:sz="0" w:space="0" w:color="auto"/>
      </w:divBdr>
      <w:divsChild>
        <w:div w:id="1576479251">
          <w:marLeft w:val="0"/>
          <w:marRight w:val="0"/>
          <w:marTop w:val="0"/>
          <w:marBottom w:val="0"/>
          <w:divBdr>
            <w:top w:val="none" w:sz="0" w:space="0" w:color="auto"/>
            <w:left w:val="none" w:sz="0" w:space="0" w:color="auto"/>
            <w:bottom w:val="none" w:sz="0" w:space="0" w:color="auto"/>
            <w:right w:val="none" w:sz="0" w:space="0" w:color="auto"/>
          </w:divBdr>
        </w:div>
      </w:divsChild>
    </w:div>
    <w:div w:id="729235692">
      <w:bodyDiv w:val="1"/>
      <w:marLeft w:val="0"/>
      <w:marRight w:val="0"/>
      <w:marTop w:val="0"/>
      <w:marBottom w:val="0"/>
      <w:divBdr>
        <w:top w:val="none" w:sz="0" w:space="0" w:color="auto"/>
        <w:left w:val="none" w:sz="0" w:space="0" w:color="auto"/>
        <w:bottom w:val="none" w:sz="0" w:space="0" w:color="auto"/>
        <w:right w:val="none" w:sz="0" w:space="0" w:color="auto"/>
      </w:divBdr>
      <w:divsChild>
        <w:div w:id="35668894">
          <w:marLeft w:val="0"/>
          <w:marRight w:val="0"/>
          <w:marTop w:val="0"/>
          <w:marBottom w:val="0"/>
          <w:divBdr>
            <w:top w:val="none" w:sz="0" w:space="0" w:color="auto"/>
            <w:left w:val="none" w:sz="0" w:space="0" w:color="auto"/>
            <w:bottom w:val="none" w:sz="0" w:space="0" w:color="auto"/>
            <w:right w:val="none" w:sz="0" w:space="0" w:color="auto"/>
          </w:divBdr>
        </w:div>
      </w:divsChild>
    </w:div>
    <w:div w:id="748505633">
      <w:bodyDiv w:val="1"/>
      <w:marLeft w:val="0"/>
      <w:marRight w:val="0"/>
      <w:marTop w:val="0"/>
      <w:marBottom w:val="0"/>
      <w:divBdr>
        <w:top w:val="none" w:sz="0" w:space="0" w:color="auto"/>
        <w:left w:val="none" w:sz="0" w:space="0" w:color="auto"/>
        <w:bottom w:val="none" w:sz="0" w:space="0" w:color="auto"/>
        <w:right w:val="none" w:sz="0" w:space="0" w:color="auto"/>
      </w:divBdr>
      <w:divsChild>
        <w:div w:id="1795321441">
          <w:marLeft w:val="0"/>
          <w:marRight w:val="0"/>
          <w:marTop w:val="0"/>
          <w:marBottom w:val="0"/>
          <w:divBdr>
            <w:top w:val="none" w:sz="0" w:space="0" w:color="auto"/>
            <w:left w:val="none" w:sz="0" w:space="0" w:color="auto"/>
            <w:bottom w:val="none" w:sz="0" w:space="0" w:color="auto"/>
            <w:right w:val="none" w:sz="0" w:space="0" w:color="auto"/>
          </w:divBdr>
        </w:div>
      </w:divsChild>
    </w:div>
    <w:div w:id="755708243">
      <w:bodyDiv w:val="1"/>
      <w:marLeft w:val="0"/>
      <w:marRight w:val="0"/>
      <w:marTop w:val="0"/>
      <w:marBottom w:val="0"/>
      <w:divBdr>
        <w:top w:val="none" w:sz="0" w:space="0" w:color="auto"/>
        <w:left w:val="none" w:sz="0" w:space="0" w:color="auto"/>
        <w:bottom w:val="none" w:sz="0" w:space="0" w:color="auto"/>
        <w:right w:val="none" w:sz="0" w:space="0" w:color="auto"/>
      </w:divBdr>
      <w:divsChild>
        <w:div w:id="2142771359">
          <w:marLeft w:val="0"/>
          <w:marRight w:val="0"/>
          <w:marTop w:val="0"/>
          <w:marBottom w:val="0"/>
          <w:divBdr>
            <w:top w:val="none" w:sz="0" w:space="0" w:color="auto"/>
            <w:left w:val="none" w:sz="0" w:space="0" w:color="auto"/>
            <w:bottom w:val="none" w:sz="0" w:space="0" w:color="auto"/>
            <w:right w:val="none" w:sz="0" w:space="0" w:color="auto"/>
          </w:divBdr>
        </w:div>
      </w:divsChild>
    </w:div>
    <w:div w:id="792212663">
      <w:bodyDiv w:val="1"/>
      <w:marLeft w:val="0"/>
      <w:marRight w:val="0"/>
      <w:marTop w:val="0"/>
      <w:marBottom w:val="0"/>
      <w:divBdr>
        <w:top w:val="none" w:sz="0" w:space="0" w:color="auto"/>
        <w:left w:val="none" w:sz="0" w:space="0" w:color="auto"/>
        <w:bottom w:val="none" w:sz="0" w:space="0" w:color="auto"/>
        <w:right w:val="none" w:sz="0" w:space="0" w:color="auto"/>
      </w:divBdr>
      <w:divsChild>
        <w:div w:id="1315718427">
          <w:marLeft w:val="0"/>
          <w:marRight w:val="0"/>
          <w:marTop w:val="0"/>
          <w:marBottom w:val="0"/>
          <w:divBdr>
            <w:top w:val="none" w:sz="0" w:space="0" w:color="auto"/>
            <w:left w:val="none" w:sz="0" w:space="0" w:color="auto"/>
            <w:bottom w:val="none" w:sz="0" w:space="0" w:color="auto"/>
            <w:right w:val="none" w:sz="0" w:space="0" w:color="auto"/>
          </w:divBdr>
        </w:div>
      </w:divsChild>
    </w:div>
    <w:div w:id="802505547">
      <w:bodyDiv w:val="1"/>
      <w:marLeft w:val="0"/>
      <w:marRight w:val="0"/>
      <w:marTop w:val="0"/>
      <w:marBottom w:val="0"/>
      <w:divBdr>
        <w:top w:val="none" w:sz="0" w:space="0" w:color="auto"/>
        <w:left w:val="none" w:sz="0" w:space="0" w:color="auto"/>
        <w:bottom w:val="none" w:sz="0" w:space="0" w:color="auto"/>
        <w:right w:val="none" w:sz="0" w:space="0" w:color="auto"/>
      </w:divBdr>
      <w:divsChild>
        <w:div w:id="803430508">
          <w:marLeft w:val="0"/>
          <w:marRight w:val="0"/>
          <w:marTop w:val="0"/>
          <w:marBottom w:val="0"/>
          <w:divBdr>
            <w:top w:val="none" w:sz="0" w:space="0" w:color="auto"/>
            <w:left w:val="none" w:sz="0" w:space="0" w:color="auto"/>
            <w:bottom w:val="none" w:sz="0" w:space="0" w:color="auto"/>
            <w:right w:val="none" w:sz="0" w:space="0" w:color="auto"/>
          </w:divBdr>
        </w:div>
      </w:divsChild>
    </w:div>
    <w:div w:id="813646158">
      <w:bodyDiv w:val="1"/>
      <w:marLeft w:val="0"/>
      <w:marRight w:val="0"/>
      <w:marTop w:val="0"/>
      <w:marBottom w:val="0"/>
      <w:divBdr>
        <w:top w:val="none" w:sz="0" w:space="0" w:color="auto"/>
        <w:left w:val="none" w:sz="0" w:space="0" w:color="auto"/>
        <w:bottom w:val="none" w:sz="0" w:space="0" w:color="auto"/>
        <w:right w:val="none" w:sz="0" w:space="0" w:color="auto"/>
      </w:divBdr>
      <w:divsChild>
        <w:div w:id="31152089">
          <w:marLeft w:val="0"/>
          <w:marRight w:val="0"/>
          <w:marTop w:val="0"/>
          <w:marBottom w:val="0"/>
          <w:divBdr>
            <w:top w:val="none" w:sz="0" w:space="0" w:color="auto"/>
            <w:left w:val="none" w:sz="0" w:space="0" w:color="auto"/>
            <w:bottom w:val="none" w:sz="0" w:space="0" w:color="auto"/>
            <w:right w:val="none" w:sz="0" w:space="0" w:color="auto"/>
          </w:divBdr>
        </w:div>
      </w:divsChild>
    </w:div>
    <w:div w:id="819925580">
      <w:bodyDiv w:val="1"/>
      <w:marLeft w:val="0"/>
      <w:marRight w:val="0"/>
      <w:marTop w:val="0"/>
      <w:marBottom w:val="0"/>
      <w:divBdr>
        <w:top w:val="none" w:sz="0" w:space="0" w:color="auto"/>
        <w:left w:val="none" w:sz="0" w:space="0" w:color="auto"/>
        <w:bottom w:val="none" w:sz="0" w:space="0" w:color="auto"/>
        <w:right w:val="none" w:sz="0" w:space="0" w:color="auto"/>
      </w:divBdr>
      <w:divsChild>
        <w:div w:id="1418943556">
          <w:marLeft w:val="0"/>
          <w:marRight w:val="0"/>
          <w:marTop w:val="0"/>
          <w:marBottom w:val="0"/>
          <w:divBdr>
            <w:top w:val="none" w:sz="0" w:space="0" w:color="auto"/>
            <w:left w:val="none" w:sz="0" w:space="0" w:color="auto"/>
            <w:bottom w:val="none" w:sz="0" w:space="0" w:color="auto"/>
            <w:right w:val="none" w:sz="0" w:space="0" w:color="auto"/>
          </w:divBdr>
        </w:div>
      </w:divsChild>
    </w:div>
    <w:div w:id="830366082">
      <w:bodyDiv w:val="1"/>
      <w:marLeft w:val="0"/>
      <w:marRight w:val="0"/>
      <w:marTop w:val="0"/>
      <w:marBottom w:val="0"/>
      <w:divBdr>
        <w:top w:val="none" w:sz="0" w:space="0" w:color="auto"/>
        <w:left w:val="none" w:sz="0" w:space="0" w:color="auto"/>
        <w:bottom w:val="none" w:sz="0" w:space="0" w:color="auto"/>
        <w:right w:val="none" w:sz="0" w:space="0" w:color="auto"/>
      </w:divBdr>
      <w:divsChild>
        <w:div w:id="126453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6540">
      <w:bodyDiv w:val="1"/>
      <w:marLeft w:val="0"/>
      <w:marRight w:val="0"/>
      <w:marTop w:val="0"/>
      <w:marBottom w:val="0"/>
      <w:divBdr>
        <w:top w:val="none" w:sz="0" w:space="0" w:color="auto"/>
        <w:left w:val="none" w:sz="0" w:space="0" w:color="auto"/>
        <w:bottom w:val="none" w:sz="0" w:space="0" w:color="auto"/>
        <w:right w:val="none" w:sz="0" w:space="0" w:color="auto"/>
      </w:divBdr>
      <w:divsChild>
        <w:div w:id="48237663">
          <w:marLeft w:val="0"/>
          <w:marRight w:val="0"/>
          <w:marTop w:val="0"/>
          <w:marBottom w:val="0"/>
          <w:divBdr>
            <w:top w:val="none" w:sz="0" w:space="0" w:color="auto"/>
            <w:left w:val="none" w:sz="0" w:space="0" w:color="auto"/>
            <w:bottom w:val="none" w:sz="0" w:space="0" w:color="auto"/>
            <w:right w:val="none" w:sz="0" w:space="0" w:color="auto"/>
          </w:divBdr>
        </w:div>
      </w:divsChild>
    </w:div>
    <w:div w:id="870723686">
      <w:bodyDiv w:val="1"/>
      <w:marLeft w:val="0"/>
      <w:marRight w:val="0"/>
      <w:marTop w:val="0"/>
      <w:marBottom w:val="0"/>
      <w:divBdr>
        <w:top w:val="none" w:sz="0" w:space="0" w:color="auto"/>
        <w:left w:val="none" w:sz="0" w:space="0" w:color="auto"/>
        <w:bottom w:val="none" w:sz="0" w:space="0" w:color="auto"/>
        <w:right w:val="none" w:sz="0" w:space="0" w:color="auto"/>
      </w:divBdr>
      <w:divsChild>
        <w:div w:id="216934734">
          <w:marLeft w:val="0"/>
          <w:marRight w:val="0"/>
          <w:marTop w:val="0"/>
          <w:marBottom w:val="0"/>
          <w:divBdr>
            <w:top w:val="none" w:sz="0" w:space="0" w:color="auto"/>
            <w:left w:val="none" w:sz="0" w:space="0" w:color="auto"/>
            <w:bottom w:val="none" w:sz="0" w:space="0" w:color="auto"/>
            <w:right w:val="none" w:sz="0" w:space="0" w:color="auto"/>
          </w:divBdr>
        </w:div>
      </w:divsChild>
    </w:div>
    <w:div w:id="940991122">
      <w:bodyDiv w:val="1"/>
      <w:marLeft w:val="0"/>
      <w:marRight w:val="0"/>
      <w:marTop w:val="0"/>
      <w:marBottom w:val="0"/>
      <w:divBdr>
        <w:top w:val="none" w:sz="0" w:space="0" w:color="auto"/>
        <w:left w:val="none" w:sz="0" w:space="0" w:color="auto"/>
        <w:bottom w:val="none" w:sz="0" w:space="0" w:color="auto"/>
        <w:right w:val="none" w:sz="0" w:space="0" w:color="auto"/>
      </w:divBdr>
      <w:divsChild>
        <w:div w:id="386729492">
          <w:marLeft w:val="0"/>
          <w:marRight w:val="0"/>
          <w:marTop w:val="0"/>
          <w:marBottom w:val="0"/>
          <w:divBdr>
            <w:top w:val="none" w:sz="0" w:space="0" w:color="auto"/>
            <w:left w:val="none" w:sz="0" w:space="0" w:color="auto"/>
            <w:bottom w:val="none" w:sz="0" w:space="0" w:color="auto"/>
            <w:right w:val="none" w:sz="0" w:space="0" w:color="auto"/>
          </w:divBdr>
        </w:div>
      </w:divsChild>
    </w:div>
    <w:div w:id="953943358">
      <w:bodyDiv w:val="1"/>
      <w:marLeft w:val="0"/>
      <w:marRight w:val="0"/>
      <w:marTop w:val="0"/>
      <w:marBottom w:val="0"/>
      <w:divBdr>
        <w:top w:val="none" w:sz="0" w:space="0" w:color="auto"/>
        <w:left w:val="none" w:sz="0" w:space="0" w:color="auto"/>
        <w:bottom w:val="none" w:sz="0" w:space="0" w:color="auto"/>
        <w:right w:val="none" w:sz="0" w:space="0" w:color="auto"/>
      </w:divBdr>
      <w:divsChild>
        <w:div w:id="862354696">
          <w:marLeft w:val="0"/>
          <w:marRight w:val="0"/>
          <w:marTop w:val="0"/>
          <w:marBottom w:val="0"/>
          <w:divBdr>
            <w:top w:val="none" w:sz="0" w:space="0" w:color="auto"/>
            <w:left w:val="none" w:sz="0" w:space="0" w:color="auto"/>
            <w:bottom w:val="none" w:sz="0" w:space="0" w:color="auto"/>
            <w:right w:val="none" w:sz="0" w:space="0" w:color="auto"/>
          </w:divBdr>
        </w:div>
      </w:divsChild>
    </w:div>
    <w:div w:id="989675369">
      <w:bodyDiv w:val="1"/>
      <w:marLeft w:val="0"/>
      <w:marRight w:val="0"/>
      <w:marTop w:val="0"/>
      <w:marBottom w:val="0"/>
      <w:divBdr>
        <w:top w:val="none" w:sz="0" w:space="0" w:color="auto"/>
        <w:left w:val="none" w:sz="0" w:space="0" w:color="auto"/>
        <w:bottom w:val="none" w:sz="0" w:space="0" w:color="auto"/>
        <w:right w:val="none" w:sz="0" w:space="0" w:color="auto"/>
      </w:divBdr>
      <w:divsChild>
        <w:div w:id="166581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343004">
      <w:bodyDiv w:val="1"/>
      <w:marLeft w:val="0"/>
      <w:marRight w:val="0"/>
      <w:marTop w:val="0"/>
      <w:marBottom w:val="0"/>
      <w:divBdr>
        <w:top w:val="none" w:sz="0" w:space="0" w:color="auto"/>
        <w:left w:val="none" w:sz="0" w:space="0" w:color="auto"/>
        <w:bottom w:val="none" w:sz="0" w:space="0" w:color="auto"/>
        <w:right w:val="none" w:sz="0" w:space="0" w:color="auto"/>
      </w:divBdr>
      <w:divsChild>
        <w:div w:id="1322780140">
          <w:marLeft w:val="0"/>
          <w:marRight w:val="0"/>
          <w:marTop w:val="0"/>
          <w:marBottom w:val="0"/>
          <w:divBdr>
            <w:top w:val="none" w:sz="0" w:space="0" w:color="auto"/>
            <w:left w:val="none" w:sz="0" w:space="0" w:color="auto"/>
            <w:bottom w:val="none" w:sz="0" w:space="0" w:color="auto"/>
            <w:right w:val="none" w:sz="0" w:space="0" w:color="auto"/>
          </w:divBdr>
        </w:div>
      </w:divsChild>
    </w:div>
    <w:div w:id="1074469008">
      <w:bodyDiv w:val="1"/>
      <w:marLeft w:val="0"/>
      <w:marRight w:val="0"/>
      <w:marTop w:val="0"/>
      <w:marBottom w:val="0"/>
      <w:divBdr>
        <w:top w:val="none" w:sz="0" w:space="0" w:color="auto"/>
        <w:left w:val="none" w:sz="0" w:space="0" w:color="auto"/>
        <w:bottom w:val="none" w:sz="0" w:space="0" w:color="auto"/>
        <w:right w:val="none" w:sz="0" w:space="0" w:color="auto"/>
      </w:divBdr>
      <w:divsChild>
        <w:div w:id="750933753">
          <w:blockQuote w:val="1"/>
          <w:marLeft w:val="720"/>
          <w:marRight w:val="720"/>
          <w:marTop w:val="100"/>
          <w:marBottom w:val="100"/>
          <w:divBdr>
            <w:top w:val="none" w:sz="0" w:space="0" w:color="auto"/>
            <w:left w:val="none" w:sz="0" w:space="0" w:color="auto"/>
            <w:bottom w:val="none" w:sz="0" w:space="0" w:color="auto"/>
            <w:right w:val="none" w:sz="0" w:space="0" w:color="auto"/>
          </w:divBdr>
        </w:div>
        <w:div w:id="89640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42779">
      <w:bodyDiv w:val="1"/>
      <w:marLeft w:val="0"/>
      <w:marRight w:val="0"/>
      <w:marTop w:val="0"/>
      <w:marBottom w:val="0"/>
      <w:divBdr>
        <w:top w:val="none" w:sz="0" w:space="0" w:color="auto"/>
        <w:left w:val="none" w:sz="0" w:space="0" w:color="auto"/>
        <w:bottom w:val="none" w:sz="0" w:space="0" w:color="auto"/>
        <w:right w:val="none" w:sz="0" w:space="0" w:color="auto"/>
      </w:divBdr>
      <w:divsChild>
        <w:div w:id="1144204880">
          <w:marLeft w:val="0"/>
          <w:marRight w:val="0"/>
          <w:marTop w:val="0"/>
          <w:marBottom w:val="0"/>
          <w:divBdr>
            <w:top w:val="none" w:sz="0" w:space="0" w:color="auto"/>
            <w:left w:val="none" w:sz="0" w:space="0" w:color="auto"/>
            <w:bottom w:val="none" w:sz="0" w:space="0" w:color="auto"/>
            <w:right w:val="none" w:sz="0" w:space="0" w:color="auto"/>
          </w:divBdr>
        </w:div>
      </w:divsChild>
    </w:div>
    <w:div w:id="1101027605">
      <w:bodyDiv w:val="1"/>
      <w:marLeft w:val="0"/>
      <w:marRight w:val="0"/>
      <w:marTop w:val="0"/>
      <w:marBottom w:val="0"/>
      <w:divBdr>
        <w:top w:val="none" w:sz="0" w:space="0" w:color="auto"/>
        <w:left w:val="none" w:sz="0" w:space="0" w:color="auto"/>
        <w:bottom w:val="none" w:sz="0" w:space="0" w:color="auto"/>
        <w:right w:val="none" w:sz="0" w:space="0" w:color="auto"/>
      </w:divBdr>
      <w:divsChild>
        <w:div w:id="784808789">
          <w:marLeft w:val="0"/>
          <w:marRight w:val="0"/>
          <w:marTop w:val="0"/>
          <w:marBottom w:val="0"/>
          <w:divBdr>
            <w:top w:val="none" w:sz="0" w:space="0" w:color="auto"/>
            <w:left w:val="none" w:sz="0" w:space="0" w:color="auto"/>
            <w:bottom w:val="none" w:sz="0" w:space="0" w:color="auto"/>
            <w:right w:val="none" w:sz="0" w:space="0" w:color="auto"/>
          </w:divBdr>
        </w:div>
      </w:divsChild>
    </w:div>
    <w:div w:id="1104417659">
      <w:bodyDiv w:val="1"/>
      <w:marLeft w:val="0"/>
      <w:marRight w:val="0"/>
      <w:marTop w:val="0"/>
      <w:marBottom w:val="0"/>
      <w:divBdr>
        <w:top w:val="none" w:sz="0" w:space="0" w:color="auto"/>
        <w:left w:val="none" w:sz="0" w:space="0" w:color="auto"/>
        <w:bottom w:val="none" w:sz="0" w:space="0" w:color="auto"/>
        <w:right w:val="none" w:sz="0" w:space="0" w:color="auto"/>
      </w:divBdr>
      <w:divsChild>
        <w:div w:id="100489247">
          <w:marLeft w:val="0"/>
          <w:marRight w:val="0"/>
          <w:marTop w:val="0"/>
          <w:marBottom w:val="0"/>
          <w:divBdr>
            <w:top w:val="none" w:sz="0" w:space="0" w:color="auto"/>
            <w:left w:val="none" w:sz="0" w:space="0" w:color="auto"/>
            <w:bottom w:val="none" w:sz="0" w:space="0" w:color="auto"/>
            <w:right w:val="none" w:sz="0" w:space="0" w:color="auto"/>
          </w:divBdr>
        </w:div>
      </w:divsChild>
    </w:div>
    <w:div w:id="1182546580">
      <w:bodyDiv w:val="1"/>
      <w:marLeft w:val="0"/>
      <w:marRight w:val="0"/>
      <w:marTop w:val="0"/>
      <w:marBottom w:val="0"/>
      <w:divBdr>
        <w:top w:val="none" w:sz="0" w:space="0" w:color="auto"/>
        <w:left w:val="none" w:sz="0" w:space="0" w:color="auto"/>
        <w:bottom w:val="none" w:sz="0" w:space="0" w:color="auto"/>
        <w:right w:val="none" w:sz="0" w:space="0" w:color="auto"/>
      </w:divBdr>
      <w:divsChild>
        <w:div w:id="1730954120">
          <w:marLeft w:val="0"/>
          <w:marRight w:val="0"/>
          <w:marTop w:val="0"/>
          <w:marBottom w:val="0"/>
          <w:divBdr>
            <w:top w:val="none" w:sz="0" w:space="0" w:color="auto"/>
            <w:left w:val="none" w:sz="0" w:space="0" w:color="auto"/>
            <w:bottom w:val="none" w:sz="0" w:space="0" w:color="auto"/>
            <w:right w:val="none" w:sz="0" w:space="0" w:color="auto"/>
          </w:divBdr>
        </w:div>
      </w:divsChild>
    </w:div>
    <w:div w:id="1218935604">
      <w:bodyDiv w:val="1"/>
      <w:marLeft w:val="0"/>
      <w:marRight w:val="0"/>
      <w:marTop w:val="0"/>
      <w:marBottom w:val="0"/>
      <w:divBdr>
        <w:top w:val="none" w:sz="0" w:space="0" w:color="auto"/>
        <w:left w:val="none" w:sz="0" w:space="0" w:color="auto"/>
        <w:bottom w:val="none" w:sz="0" w:space="0" w:color="auto"/>
        <w:right w:val="none" w:sz="0" w:space="0" w:color="auto"/>
      </w:divBdr>
      <w:divsChild>
        <w:div w:id="671228348">
          <w:marLeft w:val="0"/>
          <w:marRight w:val="0"/>
          <w:marTop w:val="0"/>
          <w:marBottom w:val="0"/>
          <w:divBdr>
            <w:top w:val="none" w:sz="0" w:space="0" w:color="auto"/>
            <w:left w:val="none" w:sz="0" w:space="0" w:color="auto"/>
            <w:bottom w:val="none" w:sz="0" w:space="0" w:color="auto"/>
            <w:right w:val="none" w:sz="0" w:space="0" w:color="auto"/>
          </w:divBdr>
        </w:div>
      </w:divsChild>
    </w:div>
    <w:div w:id="1264219403">
      <w:bodyDiv w:val="1"/>
      <w:marLeft w:val="0"/>
      <w:marRight w:val="0"/>
      <w:marTop w:val="0"/>
      <w:marBottom w:val="0"/>
      <w:divBdr>
        <w:top w:val="none" w:sz="0" w:space="0" w:color="auto"/>
        <w:left w:val="none" w:sz="0" w:space="0" w:color="auto"/>
        <w:bottom w:val="none" w:sz="0" w:space="0" w:color="auto"/>
        <w:right w:val="none" w:sz="0" w:space="0" w:color="auto"/>
      </w:divBdr>
      <w:divsChild>
        <w:div w:id="1706951465">
          <w:marLeft w:val="0"/>
          <w:marRight w:val="0"/>
          <w:marTop w:val="0"/>
          <w:marBottom w:val="0"/>
          <w:divBdr>
            <w:top w:val="none" w:sz="0" w:space="0" w:color="auto"/>
            <w:left w:val="none" w:sz="0" w:space="0" w:color="auto"/>
            <w:bottom w:val="none" w:sz="0" w:space="0" w:color="auto"/>
            <w:right w:val="none" w:sz="0" w:space="0" w:color="auto"/>
          </w:divBdr>
        </w:div>
      </w:divsChild>
    </w:div>
    <w:div w:id="1339583172">
      <w:bodyDiv w:val="1"/>
      <w:marLeft w:val="0"/>
      <w:marRight w:val="0"/>
      <w:marTop w:val="0"/>
      <w:marBottom w:val="0"/>
      <w:divBdr>
        <w:top w:val="none" w:sz="0" w:space="0" w:color="auto"/>
        <w:left w:val="none" w:sz="0" w:space="0" w:color="auto"/>
        <w:bottom w:val="none" w:sz="0" w:space="0" w:color="auto"/>
        <w:right w:val="none" w:sz="0" w:space="0" w:color="auto"/>
      </w:divBdr>
      <w:divsChild>
        <w:div w:id="171333673">
          <w:marLeft w:val="0"/>
          <w:marRight w:val="0"/>
          <w:marTop w:val="0"/>
          <w:marBottom w:val="0"/>
          <w:divBdr>
            <w:top w:val="none" w:sz="0" w:space="0" w:color="auto"/>
            <w:left w:val="none" w:sz="0" w:space="0" w:color="auto"/>
            <w:bottom w:val="none" w:sz="0" w:space="0" w:color="auto"/>
            <w:right w:val="none" w:sz="0" w:space="0" w:color="auto"/>
          </w:divBdr>
        </w:div>
      </w:divsChild>
    </w:div>
    <w:div w:id="1442796264">
      <w:bodyDiv w:val="1"/>
      <w:marLeft w:val="0"/>
      <w:marRight w:val="0"/>
      <w:marTop w:val="0"/>
      <w:marBottom w:val="0"/>
      <w:divBdr>
        <w:top w:val="none" w:sz="0" w:space="0" w:color="auto"/>
        <w:left w:val="none" w:sz="0" w:space="0" w:color="auto"/>
        <w:bottom w:val="none" w:sz="0" w:space="0" w:color="auto"/>
        <w:right w:val="none" w:sz="0" w:space="0" w:color="auto"/>
      </w:divBdr>
      <w:divsChild>
        <w:div w:id="1190607761">
          <w:marLeft w:val="0"/>
          <w:marRight w:val="0"/>
          <w:marTop w:val="0"/>
          <w:marBottom w:val="0"/>
          <w:divBdr>
            <w:top w:val="none" w:sz="0" w:space="0" w:color="auto"/>
            <w:left w:val="none" w:sz="0" w:space="0" w:color="auto"/>
            <w:bottom w:val="none" w:sz="0" w:space="0" w:color="auto"/>
            <w:right w:val="none" w:sz="0" w:space="0" w:color="auto"/>
          </w:divBdr>
        </w:div>
      </w:divsChild>
    </w:div>
    <w:div w:id="1449202793">
      <w:bodyDiv w:val="1"/>
      <w:marLeft w:val="0"/>
      <w:marRight w:val="0"/>
      <w:marTop w:val="0"/>
      <w:marBottom w:val="0"/>
      <w:divBdr>
        <w:top w:val="none" w:sz="0" w:space="0" w:color="auto"/>
        <w:left w:val="none" w:sz="0" w:space="0" w:color="auto"/>
        <w:bottom w:val="none" w:sz="0" w:space="0" w:color="auto"/>
        <w:right w:val="none" w:sz="0" w:space="0" w:color="auto"/>
      </w:divBdr>
      <w:divsChild>
        <w:div w:id="1744722722">
          <w:marLeft w:val="0"/>
          <w:marRight w:val="0"/>
          <w:marTop w:val="0"/>
          <w:marBottom w:val="0"/>
          <w:divBdr>
            <w:top w:val="none" w:sz="0" w:space="0" w:color="auto"/>
            <w:left w:val="none" w:sz="0" w:space="0" w:color="auto"/>
            <w:bottom w:val="none" w:sz="0" w:space="0" w:color="auto"/>
            <w:right w:val="none" w:sz="0" w:space="0" w:color="auto"/>
          </w:divBdr>
        </w:div>
      </w:divsChild>
    </w:div>
    <w:div w:id="1449664900">
      <w:bodyDiv w:val="1"/>
      <w:marLeft w:val="0"/>
      <w:marRight w:val="0"/>
      <w:marTop w:val="0"/>
      <w:marBottom w:val="0"/>
      <w:divBdr>
        <w:top w:val="none" w:sz="0" w:space="0" w:color="auto"/>
        <w:left w:val="none" w:sz="0" w:space="0" w:color="auto"/>
        <w:bottom w:val="none" w:sz="0" w:space="0" w:color="auto"/>
        <w:right w:val="none" w:sz="0" w:space="0" w:color="auto"/>
      </w:divBdr>
      <w:divsChild>
        <w:div w:id="1589535523">
          <w:marLeft w:val="0"/>
          <w:marRight w:val="0"/>
          <w:marTop w:val="0"/>
          <w:marBottom w:val="0"/>
          <w:divBdr>
            <w:top w:val="none" w:sz="0" w:space="0" w:color="auto"/>
            <w:left w:val="none" w:sz="0" w:space="0" w:color="auto"/>
            <w:bottom w:val="none" w:sz="0" w:space="0" w:color="auto"/>
            <w:right w:val="none" w:sz="0" w:space="0" w:color="auto"/>
          </w:divBdr>
        </w:div>
      </w:divsChild>
    </w:div>
    <w:div w:id="1462654787">
      <w:bodyDiv w:val="1"/>
      <w:marLeft w:val="0"/>
      <w:marRight w:val="0"/>
      <w:marTop w:val="0"/>
      <w:marBottom w:val="0"/>
      <w:divBdr>
        <w:top w:val="none" w:sz="0" w:space="0" w:color="auto"/>
        <w:left w:val="none" w:sz="0" w:space="0" w:color="auto"/>
        <w:bottom w:val="none" w:sz="0" w:space="0" w:color="auto"/>
        <w:right w:val="none" w:sz="0" w:space="0" w:color="auto"/>
      </w:divBdr>
      <w:divsChild>
        <w:div w:id="122505583">
          <w:marLeft w:val="0"/>
          <w:marRight w:val="0"/>
          <w:marTop w:val="0"/>
          <w:marBottom w:val="0"/>
          <w:divBdr>
            <w:top w:val="none" w:sz="0" w:space="0" w:color="auto"/>
            <w:left w:val="none" w:sz="0" w:space="0" w:color="auto"/>
            <w:bottom w:val="none" w:sz="0" w:space="0" w:color="auto"/>
            <w:right w:val="none" w:sz="0" w:space="0" w:color="auto"/>
          </w:divBdr>
        </w:div>
      </w:divsChild>
    </w:div>
    <w:div w:id="1547641949">
      <w:bodyDiv w:val="1"/>
      <w:marLeft w:val="0"/>
      <w:marRight w:val="0"/>
      <w:marTop w:val="0"/>
      <w:marBottom w:val="0"/>
      <w:divBdr>
        <w:top w:val="none" w:sz="0" w:space="0" w:color="auto"/>
        <w:left w:val="none" w:sz="0" w:space="0" w:color="auto"/>
        <w:bottom w:val="none" w:sz="0" w:space="0" w:color="auto"/>
        <w:right w:val="none" w:sz="0" w:space="0" w:color="auto"/>
      </w:divBdr>
      <w:divsChild>
        <w:div w:id="1348287785">
          <w:marLeft w:val="0"/>
          <w:marRight w:val="0"/>
          <w:marTop w:val="0"/>
          <w:marBottom w:val="0"/>
          <w:divBdr>
            <w:top w:val="none" w:sz="0" w:space="0" w:color="auto"/>
            <w:left w:val="none" w:sz="0" w:space="0" w:color="auto"/>
            <w:bottom w:val="none" w:sz="0" w:space="0" w:color="auto"/>
            <w:right w:val="none" w:sz="0" w:space="0" w:color="auto"/>
          </w:divBdr>
        </w:div>
      </w:divsChild>
    </w:div>
    <w:div w:id="1548298512">
      <w:bodyDiv w:val="1"/>
      <w:marLeft w:val="0"/>
      <w:marRight w:val="0"/>
      <w:marTop w:val="0"/>
      <w:marBottom w:val="0"/>
      <w:divBdr>
        <w:top w:val="none" w:sz="0" w:space="0" w:color="auto"/>
        <w:left w:val="none" w:sz="0" w:space="0" w:color="auto"/>
        <w:bottom w:val="none" w:sz="0" w:space="0" w:color="auto"/>
        <w:right w:val="none" w:sz="0" w:space="0" w:color="auto"/>
      </w:divBdr>
      <w:divsChild>
        <w:div w:id="1432820633">
          <w:marLeft w:val="0"/>
          <w:marRight w:val="0"/>
          <w:marTop w:val="0"/>
          <w:marBottom w:val="0"/>
          <w:divBdr>
            <w:top w:val="none" w:sz="0" w:space="0" w:color="auto"/>
            <w:left w:val="none" w:sz="0" w:space="0" w:color="auto"/>
            <w:bottom w:val="none" w:sz="0" w:space="0" w:color="auto"/>
            <w:right w:val="none" w:sz="0" w:space="0" w:color="auto"/>
          </w:divBdr>
        </w:div>
      </w:divsChild>
    </w:div>
    <w:div w:id="1557010048">
      <w:bodyDiv w:val="1"/>
      <w:marLeft w:val="0"/>
      <w:marRight w:val="0"/>
      <w:marTop w:val="0"/>
      <w:marBottom w:val="0"/>
      <w:divBdr>
        <w:top w:val="none" w:sz="0" w:space="0" w:color="auto"/>
        <w:left w:val="none" w:sz="0" w:space="0" w:color="auto"/>
        <w:bottom w:val="none" w:sz="0" w:space="0" w:color="auto"/>
        <w:right w:val="none" w:sz="0" w:space="0" w:color="auto"/>
      </w:divBdr>
      <w:divsChild>
        <w:div w:id="580063272">
          <w:marLeft w:val="0"/>
          <w:marRight w:val="0"/>
          <w:marTop w:val="0"/>
          <w:marBottom w:val="0"/>
          <w:divBdr>
            <w:top w:val="none" w:sz="0" w:space="0" w:color="auto"/>
            <w:left w:val="none" w:sz="0" w:space="0" w:color="auto"/>
            <w:bottom w:val="none" w:sz="0" w:space="0" w:color="auto"/>
            <w:right w:val="none" w:sz="0" w:space="0" w:color="auto"/>
          </w:divBdr>
          <w:divsChild>
            <w:div w:id="1853764131">
              <w:marLeft w:val="0"/>
              <w:marRight w:val="0"/>
              <w:marTop w:val="0"/>
              <w:marBottom w:val="0"/>
              <w:divBdr>
                <w:top w:val="none" w:sz="0" w:space="0" w:color="auto"/>
                <w:left w:val="none" w:sz="0" w:space="0" w:color="auto"/>
                <w:bottom w:val="none" w:sz="0" w:space="0" w:color="auto"/>
                <w:right w:val="none" w:sz="0" w:space="0" w:color="auto"/>
              </w:divBdr>
              <w:divsChild>
                <w:div w:id="1654140981">
                  <w:marLeft w:val="0"/>
                  <w:marRight w:val="0"/>
                  <w:marTop w:val="0"/>
                  <w:marBottom w:val="0"/>
                  <w:divBdr>
                    <w:top w:val="none" w:sz="0" w:space="0" w:color="auto"/>
                    <w:left w:val="none" w:sz="0" w:space="0" w:color="auto"/>
                    <w:bottom w:val="none" w:sz="0" w:space="0" w:color="auto"/>
                    <w:right w:val="none" w:sz="0" w:space="0" w:color="auto"/>
                  </w:divBdr>
                  <w:divsChild>
                    <w:div w:id="1871452652">
                      <w:marLeft w:val="0"/>
                      <w:marRight w:val="0"/>
                      <w:marTop w:val="0"/>
                      <w:marBottom w:val="0"/>
                      <w:divBdr>
                        <w:top w:val="none" w:sz="0" w:space="0" w:color="auto"/>
                        <w:left w:val="none" w:sz="0" w:space="0" w:color="auto"/>
                        <w:bottom w:val="none" w:sz="0" w:space="0" w:color="auto"/>
                        <w:right w:val="none" w:sz="0" w:space="0" w:color="auto"/>
                      </w:divBdr>
                    </w:div>
                    <w:div w:id="199705317">
                      <w:marLeft w:val="0"/>
                      <w:marRight w:val="0"/>
                      <w:marTop w:val="0"/>
                      <w:marBottom w:val="0"/>
                      <w:divBdr>
                        <w:top w:val="none" w:sz="0" w:space="0" w:color="auto"/>
                        <w:left w:val="none" w:sz="0" w:space="0" w:color="auto"/>
                        <w:bottom w:val="none" w:sz="0" w:space="0" w:color="auto"/>
                        <w:right w:val="none" w:sz="0" w:space="0" w:color="auto"/>
                      </w:divBdr>
                      <w:divsChild>
                        <w:div w:id="2123068241">
                          <w:marLeft w:val="0"/>
                          <w:marRight w:val="0"/>
                          <w:marTop w:val="0"/>
                          <w:marBottom w:val="0"/>
                          <w:divBdr>
                            <w:top w:val="none" w:sz="0" w:space="0" w:color="auto"/>
                            <w:left w:val="none" w:sz="0" w:space="0" w:color="auto"/>
                            <w:bottom w:val="none" w:sz="0" w:space="0" w:color="auto"/>
                            <w:right w:val="none" w:sz="0" w:space="0" w:color="auto"/>
                          </w:divBdr>
                        </w:div>
                      </w:divsChild>
                    </w:div>
                    <w:div w:id="17856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3030">
              <w:marLeft w:val="0"/>
              <w:marRight w:val="0"/>
              <w:marTop w:val="0"/>
              <w:marBottom w:val="0"/>
              <w:divBdr>
                <w:top w:val="none" w:sz="0" w:space="0" w:color="auto"/>
                <w:left w:val="none" w:sz="0" w:space="0" w:color="auto"/>
                <w:bottom w:val="none" w:sz="0" w:space="0" w:color="auto"/>
                <w:right w:val="none" w:sz="0" w:space="0" w:color="auto"/>
              </w:divBdr>
              <w:divsChild>
                <w:div w:id="1055852398">
                  <w:marLeft w:val="0"/>
                  <w:marRight w:val="0"/>
                  <w:marTop w:val="0"/>
                  <w:marBottom w:val="0"/>
                  <w:divBdr>
                    <w:top w:val="none" w:sz="0" w:space="0" w:color="auto"/>
                    <w:left w:val="none" w:sz="0" w:space="0" w:color="auto"/>
                    <w:bottom w:val="none" w:sz="0" w:space="0" w:color="auto"/>
                    <w:right w:val="none" w:sz="0" w:space="0" w:color="auto"/>
                  </w:divBdr>
                  <w:divsChild>
                    <w:div w:id="1483500910">
                      <w:marLeft w:val="0"/>
                      <w:marRight w:val="0"/>
                      <w:marTop w:val="0"/>
                      <w:marBottom w:val="0"/>
                      <w:divBdr>
                        <w:top w:val="none" w:sz="0" w:space="0" w:color="auto"/>
                        <w:left w:val="none" w:sz="0" w:space="0" w:color="auto"/>
                        <w:bottom w:val="none" w:sz="0" w:space="0" w:color="auto"/>
                        <w:right w:val="none" w:sz="0" w:space="0" w:color="auto"/>
                      </w:divBdr>
                    </w:div>
                    <w:div w:id="1214343862">
                      <w:marLeft w:val="0"/>
                      <w:marRight w:val="0"/>
                      <w:marTop w:val="0"/>
                      <w:marBottom w:val="0"/>
                      <w:divBdr>
                        <w:top w:val="none" w:sz="0" w:space="0" w:color="auto"/>
                        <w:left w:val="none" w:sz="0" w:space="0" w:color="auto"/>
                        <w:bottom w:val="none" w:sz="0" w:space="0" w:color="auto"/>
                        <w:right w:val="none" w:sz="0" w:space="0" w:color="auto"/>
                      </w:divBdr>
                      <w:divsChild>
                        <w:div w:id="1041635245">
                          <w:marLeft w:val="0"/>
                          <w:marRight w:val="0"/>
                          <w:marTop w:val="0"/>
                          <w:marBottom w:val="0"/>
                          <w:divBdr>
                            <w:top w:val="none" w:sz="0" w:space="0" w:color="auto"/>
                            <w:left w:val="none" w:sz="0" w:space="0" w:color="auto"/>
                            <w:bottom w:val="none" w:sz="0" w:space="0" w:color="auto"/>
                            <w:right w:val="none" w:sz="0" w:space="0" w:color="auto"/>
                          </w:divBdr>
                        </w:div>
                      </w:divsChild>
                    </w:div>
                    <w:div w:id="17611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350">
              <w:marLeft w:val="0"/>
              <w:marRight w:val="0"/>
              <w:marTop w:val="0"/>
              <w:marBottom w:val="0"/>
              <w:divBdr>
                <w:top w:val="none" w:sz="0" w:space="0" w:color="auto"/>
                <w:left w:val="none" w:sz="0" w:space="0" w:color="auto"/>
                <w:bottom w:val="none" w:sz="0" w:space="0" w:color="auto"/>
                <w:right w:val="none" w:sz="0" w:space="0" w:color="auto"/>
              </w:divBdr>
              <w:divsChild>
                <w:div w:id="1899590477">
                  <w:marLeft w:val="0"/>
                  <w:marRight w:val="0"/>
                  <w:marTop w:val="0"/>
                  <w:marBottom w:val="0"/>
                  <w:divBdr>
                    <w:top w:val="none" w:sz="0" w:space="0" w:color="auto"/>
                    <w:left w:val="none" w:sz="0" w:space="0" w:color="auto"/>
                    <w:bottom w:val="none" w:sz="0" w:space="0" w:color="auto"/>
                    <w:right w:val="none" w:sz="0" w:space="0" w:color="auto"/>
                  </w:divBdr>
                  <w:divsChild>
                    <w:div w:id="708531382">
                      <w:marLeft w:val="0"/>
                      <w:marRight w:val="0"/>
                      <w:marTop w:val="0"/>
                      <w:marBottom w:val="0"/>
                      <w:divBdr>
                        <w:top w:val="none" w:sz="0" w:space="0" w:color="auto"/>
                        <w:left w:val="none" w:sz="0" w:space="0" w:color="auto"/>
                        <w:bottom w:val="none" w:sz="0" w:space="0" w:color="auto"/>
                        <w:right w:val="none" w:sz="0" w:space="0" w:color="auto"/>
                      </w:divBdr>
                    </w:div>
                    <w:div w:id="1433548304">
                      <w:marLeft w:val="0"/>
                      <w:marRight w:val="0"/>
                      <w:marTop w:val="0"/>
                      <w:marBottom w:val="0"/>
                      <w:divBdr>
                        <w:top w:val="none" w:sz="0" w:space="0" w:color="auto"/>
                        <w:left w:val="none" w:sz="0" w:space="0" w:color="auto"/>
                        <w:bottom w:val="none" w:sz="0" w:space="0" w:color="auto"/>
                        <w:right w:val="none" w:sz="0" w:space="0" w:color="auto"/>
                      </w:divBdr>
                      <w:divsChild>
                        <w:div w:id="2039695043">
                          <w:marLeft w:val="0"/>
                          <w:marRight w:val="0"/>
                          <w:marTop w:val="0"/>
                          <w:marBottom w:val="0"/>
                          <w:divBdr>
                            <w:top w:val="none" w:sz="0" w:space="0" w:color="auto"/>
                            <w:left w:val="none" w:sz="0" w:space="0" w:color="auto"/>
                            <w:bottom w:val="none" w:sz="0" w:space="0" w:color="auto"/>
                            <w:right w:val="none" w:sz="0" w:space="0" w:color="auto"/>
                          </w:divBdr>
                        </w:div>
                      </w:divsChild>
                    </w:div>
                    <w:div w:id="442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104">
              <w:marLeft w:val="0"/>
              <w:marRight w:val="0"/>
              <w:marTop w:val="0"/>
              <w:marBottom w:val="0"/>
              <w:divBdr>
                <w:top w:val="none" w:sz="0" w:space="0" w:color="auto"/>
                <w:left w:val="none" w:sz="0" w:space="0" w:color="auto"/>
                <w:bottom w:val="none" w:sz="0" w:space="0" w:color="auto"/>
                <w:right w:val="none" w:sz="0" w:space="0" w:color="auto"/>
              </w:divBdr>
              <w:divsChild>
                <w:div w:id="401409417">
                  <w:marLeft w:val="0"/>
                  <w:marRight w:val="0"/>
                  <w:marTop w:val="0"/>
                  <w:marBottom w:val="0"/>
                  <w:divBdr>
                    <w:top w:val="none" w:sz="0" w:space="0" w:color="auto"/>
                    <w:left w:val="none" w:sz="0" w:space="0" w:color="auto"/>
                    <w:bottom w:val="none" w:sz="0" w:space="0" w:color="auto"/>
                    <w:right w:val="none" w:sz="0" w:space="0" w:color="auto"/>
                  </w:divBdr>
                  <w:divsChild>
                    <w:div w:id="1816296739">
                      <w:marLeft w:val="0"/>
                      <w:marRight w:val="0"/>
                      <w:marTop w:val="0"/>
                      <w:marBottom w:val="0"/>
                      <w:divBdr>
                        <w:top w:val="none" w:sz="0" w:space="0" w:color="auto"/>
                        <w:left w:val="none" w:sz="0" w:space="0" w:color="auto"/>
                        <w:bottom w:val="none" w:sz="0" w:space="0" w:color="auto"/>
                        <w:right w:val="none" w:sz="0" w:space="0" w:color="auto"/>
                      </w:divBdr>
                    </w:div>
                    <w:div w:id="198934304">
                      <w:marLeft w:val="0"/>
                      <w:marRight w:val="0"/>
                      <w:marTop w:val="0"/>
                      <w:marBottom w:val="0"/>
                      <w:divBdr>
                        <w:top w:val="none" w:sz="0" w:space="0" w:color="auto"/>
                        <w:left w:val="none" w:sz="0" w:space="0" w:color="auto"/>
                        <w:bottom w:val="none" w:sz="0" w:space="0" w:color="auto"/>
                        <w:right w:val="none" w:sz="0" w:space="0" w:color="auto"/>
                      </w:divBdr>
                      <w:divsChild>
                        <w:div w:id="1298533791">
                          <w:marLeft w:val="0"/>
                          <w:marRight w:val="0"/>
                          <w:marTop w:val="0"/>
                          <w:marBottom w:val="0"/>
                          <w:divBdr>
                            <w:top w:val="none" w:sz="0" w:space="0" w:color="auto"/>
                            <w:left w:val="none" w:sz="0" w:space="0" w:color="auto"/>
                            <w:bottom w:val="none" w:sz="0" w:space="0" w:color="auto"/>
                            <w:right w:val="none" w:sz="0" w:space="0" w:color="auto"/>
                          </w:divBdr>
                        </w:div>
                      </w:divsChild>
                    </w:div>
                    <w:div w:id="6825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2666">
              <w:marLeft w:val="0"/>
              <w:marRight w:val="0"/>
              <w:marTop w:val="0"/>
              <w:marBottom w:val="0"/>
              <w:divBdr>
                <w:top w:val="none" w:sz="0" w:space="0" w:color="auto"/>
                <w:left w:val="none" w:sz="0" w:space="0" w:color="auto"/>
                <w:bottom w:val="none" w:sz="0" w:space="0" w:color="auto"/>
                <w:right w:val="none" w:sz="0" w:space="0" w:color="auto"/>
              </w:divBdr>
              <w:divsChild>
                <w:div w:id="2121488847">
                  <w:marLeft w:val="0"/>
                  <w:marRight w:val="0"/>
                  <w:marTop w:val="0"/>
                  <w:marBottom w:val="0"/>
                  <w:divBdr>
                    <w:top w:val="none" w:sz="0" w:space="0" w:color="auto"/>
                    <w:left w:val="none" w:sz="0" w:space="0" w:color="auto"/>
                    <w:bottom w:val="none" w:sz="0" w:space="0" w:color="auto"/>
                    <w:right w:val="none" w:sz="0" w:space="0" w:color="auto"/>
                  </w:divBdr>
                  <w:divsChild>
                    <w:div w:id="1402871847">
                      <w:marLeft w:val="0"/>
                      <w:marRight w:val="0"/>
                      <w:marTop w:val="0"/>
                      <w:marBottom w:val="0"/>
                      <w:divBdr>
                        <w:top w:val="none" w:sz="0" w:space="0" w:color="auto"/>
                        <w:left w:val="none" w:sz="0" w:space="0" w:color="auto"/>
                        <w:bottom w:val="none" w:sz="0" w:space="0" w:color="auto"/>
                        <w:right w:val="none" w:sz="0" w:space="0" w:color="auto"/>
                      </w:divBdr>
                    </w:div>
                    <w:div w:id="1079984331">
                      <w:marLeft w:val="0"/>
                      <w:marRight w:val="0"/>
                      <w:marTop w:val="0"/>
                      <w:marBottom w:val="0"/>
                      <w:divBdr>
                        <w:top w:val="none" w:sz="0" w:space="0" w:color="auto"/>
                        <w:left w:val="none" w:sz="0" w:space="0" w:color="auto"/>
                        <w:bottom w:val="none" w:sz="0" w:space="0" w:color="auto"/>
                        <w:right w:val="none" w:sz="0" w:space="0" w:color="auto"/>
                      </w:divBdr>
                      <w:divsChild>
                        <w:div w:id="2113160208">
                          <w:marLeft w:val="0"/>
                          <w:marRight w:val="0"/>
                          <w:marTop w:val="0"/>
                          <w:marBottom w:val="0"/>
                          <w:divBdr>
                            <w:top w:val="none" w:sz="0" w:space="0" w:color="auto"/>
                            <w:left w:val="none" w:sz="0" w:space="0" w:color="auto"/>
                            <w:bottom w:val="none" w:sz="0" w:space="0" w:color="auto"/>
                            <w:right w:val="none" w:sz="0" w:space="0" w:color="auto"/>
                          </w:divBdr>
                        </w:div>
                      </w:divsChild>
                    </w:div>
                    <w:div w:id="13329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29369">
      <w:bodyDiv w:val="1"/>
      <w:marLeft w:val="0"/>
      <w:marRight w:val="0"/>
      <w:marTop w:val="0"/>
      <w:marBottom w:val="0"/>
      <w:divBdr>
        <w:top w:val="none" w:sz="0" w:space="0" w:color="auto"/>
        <w:left w:val="none" w:sz="0" w:space="0" w:color="auto"/>
        <w:bottom w:val="none" w:sz="0" w:space="0" w:color="auto"/>
        <w:right w:val="none" w:sz="0" w:space="0" w:color="auto"/>
      </w:divBdr>
      <w:divsChild>
        <w:div w:id="671644880">
          <w:marLeft w:val="0"/>
          <w:marRight w:val="0"/>
          <w:marTop w:val="0"/>
          <w:marBottom w:val="0"/>
          <w:divBdr>
            <w:top w:val="none" w:sz="0" w:space="0" w:color="auto"/>
            <w:left w:val="none" w:sz="0" w:space="0" w:color="auto"/>
            <w:bottom w:val="none" w:sz="0" w:space="0" w:color="auto"/>
            <w:right w:val="none" w:sz="0" w:space="0" w:color="auto"/>
          </w:divBdr>
        </w:div>
      </w:divsChild>
    </w:div>
    <w:div w:id="1643388879">
      <w:bodyDiv w:val="1"/>
      <w:marLeft w:val="0"/>
      <w:marRight w:val="0"/>
      <w:marTop w:val="0"/>
      <w:marBottom w:val="0"/>
      <w:divBdr>
        <w:top w:val="none" w:sz="0" w:space="0" w:color="auto"/>
        <w:left w:val="none" w:sz="0" w:space="0" w:color="auto"/>
        <w:bottom w:val="none" w:sz="0" w:space="0" w:color="auto"/>
        <w:right w:val="none" w:sz="0" w:space="0" w:color="auto"/>
      </w:divBdr>
      <w:divsChild>
        <w:div w:id="781919397">
          <w:marLeft w:val="0"/>
          <w:marRight w:val="0"/>
          <w:marTop w:val="0"/>
          <w:marBottom w:val="0"/>
          <w:divBdr>
            <w:top w:val="none" w:sz="0" w:space="0" w:color="auto"/>
            <w:left w:val="none" w:sz="0" w:space="0" w:color="auto"/>
            <w:bottom w:val="none" w:sz="0" w:space="0" w:color="auto"/>
            <w:right w:val="none" w:sz="0" w:space="0" w:color="auto"/>
          </w:divBdr>
        </w:div>
      </w:divsChild>
    </w:div>
    <w:div w:id="1677148290">
      <w:bodyDiv w:val="1"/>
      <w:marLeft w:val="0"/>
      <w:marRight w:val="0"/>
      <w:marTop w:val="0"/>
      <w:marBottom w:val="0"/>
      <w:divBdr>
        <w:top w:val="none" w:sz="0" w:space="0" w:color="auto"/>
        <w:left w:val="none" w:sz="0" w:space="0" w:color="auto"/>
        <w:bottom w:val="none" w:sz="0" w:space="0" w:color="auto"/>
        <w:right w:val="none" w:sz="0" w:space="0" w:color="auto"/>
      </w:divBdr>
      <w:divsChild>
        <w:div w:id="1022585269">
          <w:marLeft w:val="0"/>
          <w:marRight w:val="0"/>
          <w:marTop w:val="0"/>
          <w:marBottom w:val="0"/>
          <w:divBdr>
            <w:top w:val="none" w:sz="0" w:space="0" w:color="auto"/>
            <w:left w:val="none" w:sz="0" w:space="0" w:color="auto"/>
            <w:bottom w:val="none" w:sz="0" w:space="0" w:color="auto"/>
            <w:right w:val="none" w:sz="0" w:space="0" w:color="auto"/>
          </w:divBdr>
        </w:div>
      </w:divsChild>
    </w:div>
    <w:div w:id="1711563623">
      <w:bodyDiv w:val="1"/>
      <w:marLeft w:val="0"/>
      <w:marRight w:val="0"/>
      <w:marTop w:val="0"/>
      <w:marBottom w:val="0"/>
      <w:divBdr>
        <w:top w:val="none" w:sz="0" w:space="0" w:color="auto"/>
        <w:left w:val="none" w:sz="0" w:space="0" w:color="auto"/>
        <w:bottom w:val="none" w:sz="0" w:space="0" w:color="auto"/>
        <w:right w:val="none" w:sz="0" w:space="0" w:color="auto"/>
      </w:divBdr>
      <w:divsChild>
        <w:div w:id="1626547972">
          <w:marLeft w:val="0"/>
          <w:marRight w:val="0"/>
          <w:marTop w:val="0"/>
          <w:marBottom w:val="0"/>
          <w:divBdr>
            <w:top w:val="none" w:sz="0" w:space="0" w:color="auto"/>
            <w:left w:val="none" w:sz="0" w:space="0" w:color="auto"/>
            <w:bottom w:val="none" w:sz="0" w:space="0" w:color="auto"/>
            <w:right w:val="none" w:sz="0" w:space="0" w:color="auto"/>
          </w:divBdr>
        </w:div>
      </w:divsChild>
    </w:div>
    <w:div w:id="1716152207">
      <w:bodyDiv w:val="1"/>
      <w:marLeft w:val="0"/>
      <w:marRight w:val="0"/>
      <w:marTop w:val="0"/>
      <w:marBottom w:val="0"/>
      <w:divBdr>
        <w:top w:val="none" w:sz="0" w:space="0" w:color="auto"/>
        <w:left w:val="none" w:sz="0" w:space="0" w:color="auto"/>
        <w:bottom w:val="none" w:sz="0" w:space="0" w:color="auto"/>
        <w:right w:val="none" w:sz="0" w:space="0" w:color="auto"/>
      </w:divBdr>
    </w:div>
    <w:div w:id="1722513918">
      <w:bodyDiv w:val="1"/>
      <w:marLeft w:val="0"/>
      <w:marRight w:val="0"/>
      <w:marTop w:val="0"/>
      <w:marBottom w:val="0"/>
      <w:divBdr>
        <w:top w:val="none" w:sz="0" w:space="0" w:color="auto"/>
        <w:left w:val="none" w:sz="0" w:space="0" w:color="auto"/>
        <w:bottom w:val="none" w:sz="0" w:space="0" w:color="auto"/>
        <w:right w:val="none" w:sz="0" w:space="0" w:color="auto"/>
      </w:divBdr>
      <w:divsChild>
        <w:div w:id="1325741819">
          <w:marLeft w:val="0"/>
          <w:marRight w:val="0"/>
          <w:marTop w:val="0"/>
          <w:marBottom w:val="0"/>
          <w:divBdr>
            <w:top w:val="none" w:sz="0" w:space="0" w:color="auto"/>
            <w:left w:val="none" w:sz="0" w:space="0" w:color="auto"/>
            <w:bottom w:val="none" w:sz="0" w:space="0" w:color="auto"/>
            <w:right w:val="none" w:sz="0" w:space="0" w:color="auto"/>
          </w:divBdr>
        </w:div>
      </w:divsChild>
    </w:div>
    <w:div w:id="1724333222">
      <w:bodyDiv w:val="1"/>
      <w:marLeft w:val="0"/>
      <w:marRight w:val="0"/>
      <w:marTop w:val="0"/>
      <w:marBottom w:val="0"/>
      <w:divBdr>
        <w:top w:val="none" w:sz="0" w:space="0" w:color="auto"/>
        <w:left w:val="none" w:sz="0" w:space="0" w:color="auto"/>
        <w:bottom w:val="none" w:sz="0" w:space="0" w:color="auto"/>
        <w:right w:val="none" w:sz="0" w:space="0" w:color="auto"/>
      </w:divBdr>
      <w:divsChild>
        <w:div w:id="50350151">
          <w:marLeft w:val="0"/>
          <w:marRight w:val="0"/>
          <w:marTop w:val="0"/>
          <w:marBottom w:val="0"/>
          <w:divBdr>
            <w:top w:val="none" w:sz="0" w:space="0" w:color="auto"/>
            <w:left w:val="none" w:sz="0" w:space="0" w:color="auto"/>
            <w:bottom w:val="none" w:sz="0" w:space="0" w:color="auto"/>
            <w:right w:val="none" w:sz="0" w:space="0" w:color="auto"/>
          </w:divBdr>
        </w:div>
      </w:divsChild>
    </w:div>
    <w:div w:id="1773470568">
      <w:bodyDiv w:val="1"/>
      <w:marLeft w:val="0"/>
      <w:marRight w:val="0"/>
      <w:marTop w:val="0"/>
      <w:marBottom w:val="0"/>
      <w:divBdr>
        <w:top w:val="none" w:sz="0" w:space="0" w:color="auto"/>
        <w:left w:val="none" w:sz="0" w:space="0" w:color="auto"/>
        <w:bottom w:val="none" w:sz="0" w:space="0" w:color="auto"/>
        <w:right w:val="none" w:sz="0" w:space="0" w:color="auto"/>
      </w:divBdr>
      <w:divsChild>
        <w:div w:id="1402948996">
          <w:marLeft w:val="0"/>
          <w:marRight w:val="0"/>
          <w:marTop w:val="0"/>
          <w:marBottom w:val="0"/>
          <w:divBdr>
            <w:top w:val="none" w:sz="0" w:space="0" w:color="auto"/>
            <w:left w:val="none" w:sz="0" w:space="0" w:color="auto"/>
            <w:bottom w:val="none" w:sz="0" w:space="0" w:color="auto"/>
            <w:right w:val="none" w:sz="0" w:space="0" w:color="auto"/>
          </w:divBdr>
        </w:div>
      </w:divsChild>
    </w:div>
    <w:div w:id="1817257570">
      <w:bodyDiv w:val="1"/>
      <w:marLeft w:val="0"/>
      <w:marRight w:val="0"/>
      <w:marTop w:val="0"/>
      <w:marBottom w:val="0"/>
      <w:divBdr>
        <w:top w:val="none" w:sz="0" w:space="0" w:color="auto"/>
        <w:left w:val="none" w:sz="0" w:space="0" w:color="auto"/>
        <w:bottom w:val="none" w:sz="0" w:space="0" w:color="auto"/>
        <w:right w:val="none" w:sz="0" w:space="0" w:color="auto"/>
      </w:divBdr>
      <w:divsChild>
        <w:div w:id="1137990895">
          <w:marLeft w:val="0"/>
          <w:marRight w:val="0"/>
          <w:marTop w:val="0"/>
          <w:marBottom w:val="0"/>
          <w:divBdr>
            <w:top w:val="none" w:sz="0" w:space="0" w:color="auto"/>
            <w:left w:val="none" w:sz="0" w:space="0" w:color="auto"/>
            <w:bottom w:val="none" w:sz="0" w:space="0" w:color="auto"/>
            <w:right w:val="none" w:sz="0" w:space="0" w:color="auto"/>
          </w:divBdr>
        </w:div>
      </w:divsChild>
    </w:div>
    <w:div w:id="1841234627">
      <w:bodyDiv w:val="1"/>
      <w:marLeft w:val="0"/>
      <w:marRight w:val="0"/>
      <w:marTop w:val="0"/>
      <w:marBottom w:val="0"/>
      <w:divBdr>
        <w:top w:val="none" w:sz="0" w:space="0" w:color="auto"/>
        <w:left w:val="none" w:sz="0" w:space="0" w:color="auto"/>
        <w:bottom w:val="none" w:sz="0" w:space="0" w:color="auto"/>
        <w:right w:val="none" w:sz="0" w:space="0" w:color="auto"/>
      </w:divBdr>
      <w:divsChild>
        <w:div w:id="1469545340">
          <w:marLeft w:val="0"/>
          <w:marRight w:val="0"/>
          <w:marTop w:val="0"/>
          <w:marBottom w:val="0"/>
          <w:divBdr>
            <w:top w:val="none" w:sz="0" w:space="0" w:color="auto"/>
            <w:left w:val="none" w:sz="0" w:space="0" w:color="auto"/>
            <w:bottom w:val="none" w:sz="0" w:space="0" w:color="auto"/>
            <w:right w:val="none" w:sz="0" w:space="0" w:color="auto"/>
          </w:divBdr>
        </w:div>
      </w:divsChild>
    </w:div>
    <w:div w:id="1841699821">
      <w:bodyDiv w:val="1"/>
      <w:marLeft w:val="0"/>
      <w:marRight w:val="0"/>
      <w:marTop w:val="0"/>
      <w:marBottom w:val="0"/>
      <w:divBdr>
        <w:top w:val="none" w:sz="0" w:space="0" w:color="auto"/>
        <w:left w:val="none" w:sz="0" w:space="0" w:color="auto"/>
        <w:bottom w:val="none" w:sz="0" w:space="0" w:color="auto"/>
        <w:right w:val="none" w:sz="0" w:space="0" w:color="auto"/>
      </w:divBdr>
      <w:divsChild>
        <w:div w:id="983778592">
          <w:marLeft w:val="0"/>
          <w:marRight w:val="0"/>
          <w:marTop w:val="0"/>
          <w:marBottom w:val="0"/>
          <w:divBdr>
            <w:top w:val="none" w:sz="0" w:space="0" w:color="auto"/>
            <w:left w:val="none" w:sz="0" w:space="0" w:color="auto"/>
            <w:bottom w:val="none" w:sz="0" w:space="0" w:color="auto"/>
            <w:right w:val="none" w:sz="0" w:space="0" w:color="auto"/>
          </w:divBdr>
        </w:div>
      </w:divsChild>
    </w:div>
    <w:div w:id="1849176872">
      <w:bodyDiv w:val="1"/>
      <w:marLeft w:val="0"/>
      <w:marRight w:val="0"/>
      <w:marTop w:val="0"/>
      <w:marBottom w:val="0"/>
      <w:divBdr>
        <w:top w:val="none" w:sz="0" w:space="0" w:color="auto"/>
        <w:left w:val="none" w:sz="0" w:space="0" w:color="auto"/>
        <w:bottom w:val="none" w:sz="0" w:space="0" w:color="auto"/>
        <w:right w:val="none" w:sz="0" w:space="0" w:color="auto"/>
      </w:divBdr>
      <w:divsChild>
        <w:div w:id="1329552653">
          <w:marLeft w:val="0"/>
          <w:marRight w:val="0"/>
          <w:marTop w:val="0"/>
          <w:marBottom w:val="0"/>
          <w:divBdr>
            <w:top w:val="none" w:sz="0" w:space="0" w:color="auto"/>
            <w:left w:val="none" w:sz="0" w:space="0" w:color="auto"/>
            <w:bottom w:val="none" w:sz="0" w:space="0" w:color="auto"/>
            <w:right w:val="none" w:sz="0" w:space="0" w:color="auto"/>
          </w:divBdr>
        </w:div>
      </w:divsChild>
    </w:div>
    <w:div w:id="1873497937">
      <w:bodyDiv w:val="1"/>
      <w:marLeft w:val="0"/>
      <w:marRight w:val="0"/>
      <w:marTop w:val="0"/>
      <w:marBottom w:val="0"/>
      <w:divBdr>
        <w:top w:val="none" w:sz="0" w:space="0" w:color="auto"/>
        <w:left w:val="none" w:sz="0" w:space="0" w:color="auto"/>
        <w:bottom w:val="none" w:sz="0" w:space="0" w:color="auto"/>
        <w:right w:val="none" w:sz="0" w:space="0" w:color="auto"/>
      </w:divBdr>
      <w:divsChild>
        <w:div w:id="1231231437">
          <w:marLeft w:val="0"/>
          <w:marRight w:val="0"/>
          <w:marTop w:val="0"/>
          <w:marBottom w:val="0"/>
          <w:divBdr>
            <w:top w:val="none" w:sz="0" w:space="0" w:color="auto"/>
            <w:left w:val="none" w:sz="0" w:space="0" w:color="auto"/>
            <w:bottom w:val="none" w:sz="0" w:space="0" w:color="auto"/>
            <w:right w:val="none" w:sz="0" w:space="0" w:color="auto"/>
          </w:divBdr>
        </w:div>
      </w:divsChild>
    </w:div>
    <w:div w:id="1908954149">
      <w:bodyDiv w:val="1"/>
      <w:marLeft w:val="0"/>
      <w:marRight w:val="0"/>
      <w:marTop w:val="0"/>
      <w:marBottom w:val="0"/>
      <w:divBdr>
        <w:top w:val="none" w:sz="0" w:space="0" w:color="auto"/>
        <w:left w:val="none" w:sz="0" w:space="0" w:color="auto"/>
        <w:bottom w:val="none" w:sz="0" w:space="0" w:color="auto"/>
        <w:right w:val="none" w:sz="0" w:space="0" w:color="auto"/>
      </w:divBdr>
    </w:div>
    <w:div w:id="1951813133">
      <w:bodyDiv w:val="1"/>
      <w:marLeft w:val="0"/>
      <w:marRight w:val="0"/>
      <w:marTop w:val="0"/>
      <w:marBottom w:val="0"/>
      <w:divBdr>
        <w:top w:val="none" w:sz="0" w:space="0" w:color="auto"/>
        <w:left w:val="none" w:sz="0" w:space="0" w:color="auto"/>
        <w:bottom w:val="none" w:sz="0" w:space="0" w:color="auto"/>
        <w:right w:val="none" w:sz="0" w:space="0" w:color="auto"/>
      </w:divBdr>
      <w:divsChild>
        <w:div w:id="1052969144">
          <w:marLeft w:val="0"/>
          <w:marRight w:val="0"/>
          <w:marTop w:val="0"/>
          <w:marBottom w:val="0"/>
          <w:divBdr>
            <w:top w:val="none" w:sz="0" w:space="0" w:color="auto"/>
            <w:left w:val="none" w:sz="0" w:space="0" w:color="auto"/>
            <w:bottom w:val="none" w:sz="0" w:space="0" w:color="auto"/>
            <w:right w:val="none" w:sz="0" w:space="0" w:color="auto"/>
          </w:divBdr>
        </w:div>
      </w:divsChild>
    </w:div>
    <w:div w:id="1952056153">
      <w:bodyDiv w:val="1"/>
      <w:marLeft w:val="0"/>
      <w:marRight w:val="0"/>
      <w:marTop w:val="0"/>
      <w:marBottom w:val="0"/>
      <w:divBdr>
        <w:top w:val="none" w:sz="0" w:space="0" w:color="auto"/>
        <w:left w:val="none" w:sz="0" w:space="0" w:color="auto"/>
        <w:bottom w:val="none" w:sz="0" w:space="0" w:color="auto"/>
        <w:right w:val="none" w:sz="0" w:space="0" w:color="auto"/>
      </w:divBdr>
      <w:divsChild>
        <w:div w:id="38267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73616">
      <w:bodyDiv w:val="1"/>
      <w:marLeft w:val="0"/>
      <w:marRight w:val="0"/>
      <w:marTop w:val="0"/>
      <w:marBottom w:val="0"/>
      <w:divBdr>
        <w:top w:val="none" w:sz="0" w:space="0" w:color="auto"/>
        <w:left w:val="none" w:sz="0" w:space="0" w:color="auto"/>
        <w:bottom w:val="none" w:sz="0" w:space="0" w:color="auto"/>
        <w:right w:val="none" w:sz="0" w:space="0" w:color="auto"/>
      </w:divBdr>
      <w:divsChild>
        <w:div w:id="2037080754">
          <w:marLeft w:val="0"/>
          <w:marRight w:val="0"/>
          <w:marTop w:val="0"/>
          <w:marBottom w:val="0"/>
          <w:divBdr>
            <w:top w:val="none" w:sz="0" w:space="0" w:color="auto"/>
            <w:left w:val="none" w:sz="0" w:space="0" w:color="auto"/>
            <w:bottom w:val="none" w:sz="0" w:space="0" w:color="auto"/>
            <w:right w:val="none" w:sz="0" w:space="0" w:color="auto"/>
          </w:divBdr>
        </w:div>
      </w:divsChild>
    </w:div>
    <w:div w:id="1983927907">
      <w:bodyDiv w:val="1"/>
      <w:marLeft w:val="0"/>
      <w:marRight w:val="0"/>
      <w:marTop w:val="0"/>
      <w:marBottom w:val="0"/>
      <w:divBdr>
        <w:top w:val="none" w:sz="0" w:space="0" w:color="auto"/>
        <w:left w:val="none" w:sz="0" w:space="0" w:color="auto"/>
        <w:bottom w:val="none" w:sz="0" w:space="0" w:color="auto"/>
        <w:right w:val="none" w:sz="0" w:space="0" w:color="auto"/>
      </w:divBdr>
      <w:divsChild>
        <w:div w:id="1511600745">
          <w:marLeft w:val="0"/>
          <w:marRight w:val="0"/>
          <w:marTop w:val="0"/>
          <w:marBottom w:val="0"/>
          <w:divBdr>
            <w:top w:val="none" w:sz="0" w:space="0" w:color="auto"/>
            <w:left w:val="none" w:sz="0" w:space="0" w:color="auto"/>
            <w:bottom w:val="none" w:sz="0" w:space="0" w:color="auto"/>
            <w:right w:val="none" w:sz="0" w:space="0" w:color="auto"/>
          </w:divBdr>
        </w:div>
      </w:divsChild>
    </w:div>
    <w:div w:id="1998878083">
      <w:bodyDiv w:val="1"/>
      <w:marLeft w:val="0"/>
      <w:marRight w:val="0"/>
      <w:marTop w:val="0"/>
      <w:marBottom w:val="0"/>
      <w:divBdr>
        <w:top w:val="none" w:sz="0" w:space="0" w:color="auto"/>
        <w:left w:val="none" w:sz="0" w:space="0" w:color="auto"/>
        <w:bottom w:val="none" w:sz="0" w:space="0" w:color="auto"/>
        <w:right w:val="none" w:sz="0" w:space="0" w:color="auto"/>
      </w:divBdr>
      <w:divsChild>
        <w:div w:id="1578709659">
          <w:marLeft w:val="0"/>
          <w:marRight w:val="0"/>
          <w:marTop w:val="0"/>
          <w:marBottom w:val="0"/>
          <w:divBdr>
            <w:top w:val="none" w:sz="0" w:space="0" w:color="auto"/>
            <w:left w:val="none" w:sz="0" w:space="0" w:color="auto"/>
            <w:bottom w:val="none" w:sz="0" w:space="0" w:color="auto"/>
            <w:right w:val="none" w:sz="0" w:space="0" w:color="auto"/>
          </w:divBdr>
        </w:div>
      </w:divsChild>
    </w:div>
    <w:div w:id="2034188978">
      <w:bodyDiv w:val="1"/>
      <w:marLeft w:val="0"/>
      <w:marRight w:val="0"/>
      <w:marTop w:val="0"/>
      <w:marBottom w:val="0"/>
      <w:divBdr>
        <w:top w:val="none" w:sz="0" w:space="0" w:color="auto"/>
        <w:left w:val="none" w:sz="0" w:space="0" w:color="auto"/>
        <w:bottom w:val="none" w:sz="0" w:space="0" w:color="auto"/>
        <w:right w:val="none" w:sz="0" w:space="0" w:color="auto"/>
      </w:divBdr>
      <w:divsChild>
        <w:div w:id="413939649">
          <w:marLeft w:val="0"/>
          <w:marRight w:val="0"/>
          <w:marTop w:val="0"/>
          <w:marBottom w:val="0"/>
          <w:divBdr>
            <w:top w:val="none" w:sz="0" w:space="0" w:color="auto"/>
            <w:left w:val="none" w:sz="0" w:space="0" w:color="auto"/>
            <w:bottom w:val="none" w:sz="0" w:space="0" w:color="auto"/>
            <w:right w:val="none" w:sz="0" w:space="0" w:color="auto"/>
          </w:divBdr>
        </w:div>
      </w:divsChild>
    </w:div>
    <w:div w:id="2100716016">
      <w:bodyDiv w:val="1"/>
      <w:marLeft w:val="0"/>
      <w:marRight w:val="0"/>
      <w:marTop w:val="0"/>
      <w:marBottom w:val="0"/>
      <w:divBdr>
        <w:top w:val="none" w:sz="0" w:space="0" w:color="auto"/>
        <w:left w:val="none" w:sz="0" w:space="0" w:color="auto"/>
        <w:bottom w:val="none" w:sz="0" w:space="0" w:color="auto"/>
        <w:right w:val="none" w:sz="0" w:space="0" w:color="auto"/>
      </w:divBdr>
      <w:divsChild>
        <w:div w:id="178056245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 TargetMode="External"/><Relationship Id="rId26" Type="http://schemas.openxmlformats.org/officeDocument/2006/relationships/hyperlink" Target="https://amueller.github.io/word_cloud/" TargetMode="External"/><Relationship Id="rId3" Type="http://schemas.openxmlformats.org/officeDocument/2006/relationships/styles" Target="styles.xml"/><Relationship Id="rId21" Type="http://schemas.openxmlformats.org/officeDocument/2006/relationships/hyperlink" Target="https://pandas.pydata.org/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lipkart.com" TargetMode="External"/><Relationship Id="rId25" Type="http://schemas.openxmlformats.org/officeDocument/2006/relationships/hyperlink" Target="https://dash.plotly.com/" TargetMode="External"/><Relationship Id="rId2" Type="http://schemas.openxmlformats.org/officeDocument/2006/relationships/numbering" Target="numbering.xml"/><Relationship Id="rId16" Type="http://schemas.openxmlformats.org/officeDocument/2006/relationships/hyperlink" Target="https://www.linkedin.com/in/shubham-kumar-46422128a/" TargetMode="External"/><Relationship Id="rId20" Type="http://schemas.openxmlformats.org/officeDocument/2006/relationships/hyperlink" Target="https://www.crummy.com/software/BeautifulSoup/bs4/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aborn.pydata.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equests.readthedocs.io/en/late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cikit-learn.org/stab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4060</Words>
  <Characters>23147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Shubham</cp:lastModifiedBy>
  <cp:revision>4</cp:revision>
  <dcterms:created xsi:type="dcterms:W3CDTF">2025-04-13T17:55:00Z</dcterms:created>
  <dcterms:modified xsi:type="dcterms:W3CDTF">2025-04-13T18:19:00Z</dcterms:modified>
  <cp:category/>
</cp:coreProperties>
</file>